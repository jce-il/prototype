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DE4" w:rsidRDefault="00CD47FB">
      <w:pPr>
        <w:pStyle w:val="1"/>
        <w:bidi/>
        <w:spacing w:before="0"/>
        <w:jc w:val="center"/>
        <w:rPr>
          <w:rtl/>
        </w:rPr>
        <w:pPrChange w:id="1" w:author="Avi" w:date="2014-02-17T21:46:00Z">
          <w:pPr>
            <w:pStyle w:val="1"/>
            <w:bidi/>
            <w:jc w:val="center"/>
          </w:pPr>
        </w:pPrChange>
      </w:pPr>
      <w:bookmarkStart w:id="2" w:name="_Toc380437063"/>
      <w:r>
        <w:rPr>
          <w:rFonts w:cs="David"/>
          <w:noProof/>
          <w:sz w:val="24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תיבת טקסט 16" o:spid="_x0000_s1026" type="#_x0000_t202" style="position:absolute;left:0;text-align:left;margin-left:-50.2pt;margin-top:-61.15pt;width:76.85pt;height:21.9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">
            <v:textbox style="mso-next-textbox:#תיבת טקסט 16">
              <w:txbxContent>
                <w:p w:rsidR="00730145" w:rsidRDefault="00730145" w:rsidP="000B7B00">
                  <w:r>
                    <w:rPr>
                      <w:rFonts w:hint="cs"/>
                      <w:rtl/>
                    </w:rPr>
                    <w:t>‏</w:t>
                  </w:r>
                  <w:r w:rsidR="00FF0A64"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Fonts w:hint="cs"/>
                    </w:rPr>
                    <w:instrText>DATE</w:instrText>
                  </w:r>
                  <w:r>
                    <w:rPr>
                      <w:rFonts w:hint="cs"/>
                      <w:rtl/>
                    </w:rPr>
                    <w:instrText xml:space="preserve"> \@ "</w:instrText>
                  </w:r>
                  <w:r>
                    <w:rPr>
                      <w:rFonts w:hint="cs"/>
                    </w:rPr>
                    <w:instrText>dd/MM/yyyy</w:instrText>
                  </w:r>
                  <w:r>
                    <w:rPr>
                      <w:rFonts w:hint="cs"/>
                      <w:rtl/>
                    </w:rPr>
                    <w:instrText>"</w:instrText>
                  </w:r>
                  <w:r>
                    <w:rPr>
                      <w:rtl/>
                    </w:rPr>
                    <w:instrText xml:space="preserve"> </w:instrText>
                  </w:r>
                  <w:r w:rsidR="00FF0A64">
                    <w:rPr>
                      <w:rtl/>
                    </w:rPr>
                    <w:fldChar w:fldCharType="separate"/>
                  </w:r>
                  <w:ins w:id="3" w:author="robi" w:date="2014-02-18T00:12:00Z">
                    <w:r w:rsidR="00CD47FB">
                      <w:rPr>
                        <w:rFonts w:hint="cs"/>
                        <w:noProof/>
                        <w:rtl/>
                      </w:rPr>
                      <w:t>‏</w:t>
                    </w:r>
                    <w:r w:rsidR="00CD47FB">
                      <w:rPr>
                        <w:noProof/>
                        <w:rtl/>
                      </w:rPr>
                      <w:t>18/02/2014</w:t>
                    </w:r>
                  </w:ins>
                  <w:ins w:id="4" w:author="Avi" w:date="2014-02-17T20:52:00Z">
                    <w:del w:id="5" w:author="robi" w:date="2014-02-18T00:12:00Z">
                      <w:r w:rsidR="00A21666" w:rsidDel="00CD47FB">
                        <w:rPr>
                          <w:rFonts w:hint="cs"/>
                          <w:noProof/>
                          <w:rtl/>
                        </w:rPr>
                        <w:delText>‏</w:delText>
                      </w:r>
                      <w:r w:rsidR="00A21666" w:rsidDel="00CD47FB">
                        <w:rPr>
                          <w:noProof/>
                          <w:rtl/>
                        </w:rPr>
                        <w:delText>17/02/2014</w:delText>
                      </w:r>
                    </w:del>
                  </w:ins>
                  <w:del w:id="6" w:author="robi" w:date="2014-02-18T00:12:00Z">
                    <w:r w:rsidR="008C63B9" w:rsidDel="00CD47FB">
                      <w:rPr>
                        <w:rFonts w:hint="cs"/>
                        <w:noProof/>
                        <w:rtl/>
                      </w:rPr>
                      <w:delText>‏</w:delText>
                    </w:r>
                    <w:r w:rsidR="008C63B9" w:rsidDel="00CD47FB">
                      <w:rPr>
                        <w:noProof/>
                        <w:rtl/>
                      </w:rPr>
                      <w:delText>14/02/2014</w:delText>
                    </w:r>
                  </w:del>
                  <w:r w:rsidR="00FF0A64">
                    <w:rPr>
                      <w:rtl/>
                    </w:rPr>
                    <w:fldChar w:fldCharType="end"/>
                  </w:r>
                </w:p>
              </w:txbxContent>
            </v:textbox>
          </v:shape>
        </w:pict>
      </w:r>
      <w:r w:rsidR="001E0130">
        <w:rPr>
          <w:rFonts w:hint="cs"/>
          <w:rtl/>
        </w:rPr>
        <w:t xml:space="preserve">קורס </w:t>
      </w:r>
      <w:r w:rsidR="002D6280">
        <w:rPr>
          <w:rFonts w:hint="cs"/>
          <w:rtl/>
        </w:rPr>
        <w:t xml:space="preserve">הנדסת תוכנה </w:t>
      </w:r>
      <w:r w:rsidR="002D6280">
        <w:rPr>
          <w:rtl/>
        </w:rPr>
        <w:t>–</w:t>
      </w:r>
      <w:r w:rsidR="002D6280">
        <w:rPr>
          <w:rFonts w:hint="cs"/>
          <w:rtl/>
        </w:rPr>
        <w:t xml:space="preserve"> </w:t>
      </w:r>
      <w:r w:rsidR="005C6C69">
        <w:rPr>
          <w:rFonts w:hint="cs"/>
          <w:rtl/>
        </w:rPr>
        <w:t xml:space="preserve">מדריך </w:t>
      </w:r>
      <w:r w:rsidR="00B95C32">
        <w:rPr>
          <w:rFonts w:hint="cs"/>
          <w:rtl/>
        </w:rPr>
        <w:t xml:space="preserve">בניית </w:t>
      </w:r>
      <w:r w:rsidR="002D6280">
        <w:rPr>
          <w:rFonts w:hint="cs"/>
          <w:rtl/>
        </w:rPr>
        <w:t>אב טיפוס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273487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939" w:rsidRDefault="00BC0939">
          <w:pPr>
            <w:pStyle w:val="a6"/>
            <w:spacing w:before="0"/>
            <w:jc w:val="both"/>
            <w:rPr>
              <w:cs w:val="0"/>
            </w:rPr>
            <w:pPrChange w:id="7" w:author="Avi" w:date="2014-02-17T21:46:00Z">
              <w:pPr>
                <w:pStyle w:val="a6"/>
                <w:jc w:val="both"/>
              </w:pPr>
            </w:pPrChange>
          </w:pPr>
          <w:r>
            <w:rPr>
              <w:cs w:val="0"/>
              <w:lang w:val="he-IL"/>
            </w:rPr>
            <w:t>תוכן עניינים</w:t>
          </w:r>
        </w:p>
        <w:p w:rsidR="004A73C3" w:rsidRDefault="00FF0A64">
          <w:pPr>
            <w:pStyle w:val="TOC1"/>
            <w:bidi/>
            <w:rPr>
              <w:ins w:id="8" w:author="Avi" w:date="2014-02-17T21:46:00Z"/>
              <w:rFonts w:eastAsiaTheme="minorEastAsia"/>
              <w:noProof/>
            </w:rPr>
            <w:pPrChange w:id="9" w:author="Avi" w:date="2014-02-17T21:46:00Z">
              <w:pPr>
                <w:pStyle w:val="TOC1"/>
              </w:pPr>
            </w:pPrChange>
          </w:pPr>
          <w:r>
            <w:fldChar w:fldCharType="begin"/>
          </w:r>
          <w:r w:rsidR="00BC0939">
            <w:instrText xml:space="preserve"> TOC \o "1-3" \h \z \u </w:instrText>
          </w:r>
          <w:r>
            <w:fldChar w:fldCharType="separate"/>
          </w:r>
          <w:ins w:id="10" w:author="Avi" w:date="2014-02-17T21:46:00Z">
            <w:r w:rsidR="004A73C3" w:rsidRPr="00B50944">
              <w:rPr>
                <w:rStyle w:val="Hyperlink"/>
                <w:noProof/>
                <w:rtl/>
              </w:rPr>
              <w:fldChar w:fldCharType="begin"/>
            </w:r>
            <w:r w:rsidR="004A73C3" w:rsidRPr="00B50944">
              <w:rPr>
                <w:rStyle w:val="Hyperlink"/>
                <w:noProof/>
              </w:rPr>
              <w:instrText xml:space="preserve"> </w:instrText>
            </w:r>
            <w:r w:rsidR="004A73C3">
              <w:rPr>
                <w:noProof/>
              </w:rPr>
              <w:instrText>HYPERLINK \l "_Toc380437063"</w:instrText>
            </w:r>
            <w:r w:rsidR="004A73C3" w:rsidRPr="00B50944">
              <w:rPr>
                <w:rStyle w:val="Hyperlink"/>
                <w:noProof/>
              </w:rPr>
              <w:instrText xml:space="preserve"> </w:instrText>
            </w:r>
            <w:r w:rsidR="004A73C3" w:rsidRPr="00B50944">
              <w:rPr>
                <w:rStyle w:val="Hyperlink"/>
                <w:noProof/>
                <w:rtl/>
              </w:rPr>
              <w:fldChar w:fldCharType="separate"/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קורס</w:t>
            </w:r>
            <w:r w:rsidR="004A73C3" w:rsidRPr="00B50944">
              <w:rPr>
                <w:rStyle w:val="Hyperlink"/>
                <w:noProof/>
                <w:rtl/>
              </w:rPr>
              <w:t xml:space="preserve">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הנדסת</w:t>
            </w:r>
            <w:r w:rsidR="004A73C3" w:rsidRPr="00B50944">
              <w:rPr>
                <w:rStyle w:val="Hyperlink"/>
                <w:noProof/>
                <w:rtl/>
              </w:rPr>
              <w:t xml:space="preserve">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תוכנה</w:t>
            </w:r>
            <w:r w:rsidR="004A73C3" w:rsidRPr="00B50944">
              <w:rPr>
                <w:rStyle w:val="Hyperlink"/>
                <w:noProof/>
                <w:rtl/>
              </w:rPr>
              <w:t xml:space="preserve"> –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מדריך</w:t>
            </w:r>
            <w:r w:rsidR="004A73C3" w:rsidRPr="00B50944">
              <w:rPr>
                <w:rStyle w:val="Hyperlink"/>
                <w:noProof/>
                <w:rtl/>
              </w:rPr>
              <w:t xml:space="preserve">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בניית</w:t>
            </w:r>
            <w:r w:rsidR="004A73C3" w:rsidRPr="00B50944">
              <w:rPr>
                <w:rStyle w:val="Hyperlink"/>
                <w:noProof/>
                <w:rtl/>
              </w:rPr>
              <w:t xml:space="preserve">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אב</w:t>
            </w:r>
            <w:r w:rsidR="004A73C3" w:rsidRPr="00B50944">
              <w:rPr>
                <w:rStyle w:val="Hyperlink"/>
                <w:noProof/>
                <w:rtl/>
              </w:rPr>
              <w:t xml:space="preserve"> </w:t>
            </w:r>
            <w:r w:rsidR="004A73C3" w:rsidRPr="00B50944">
              <w:rPr>
                <w:rStyle w:val="Hyperlink"/>
                <w:rFonts w:hint="eastAsia"/>
                <w:noProof/>
                <w:rtl/>
              </w:rPr>
              <w:t>טיפוס</w:t>
            </w:r>
            <w:r w:rsidR="004A73C3">
              <w:rPr>
                <w:noProof/>
                <w:webHidden/>
              </w:rPr>
              <w:tab/>
            </w:r>
            <w:r w:rsidR="004A73C3">
              <w:rPr>
                <w:rStyle w:val="Hyperlink"/>
                <w:noProof/>
                <w:rtl/>
              </w:rPr>
              <w:fldChar w:fldCharType="begin"/>
            </w:r>
            <w:r w:rsidR="004A73C3">
              <w:rPr>
                <w:noProof/>
                <w:webHidden/>
              </w:rPr>
              <w:instrText xml:space="preserve"> PAGEREF _Toc380437063 \h </w:instrText>
            </w:r>
          </w:ins>
          <w:r w:rsidR="004A73C3">
            <w:rPr>
              <w:rStyle w:val="Hyperlink"/>
              <w:noProof/>
              <w:rtl/>
            </w:rPr>
          </w:r>
          <w:r w:rsidR="004A73C3">
            <w:rPr>
              <w:rStyle w:val="Hyperlink"/>
              <w:noProof/>
              <w:rtl/>
            </w:rPr>
            <w:fldChar w:fldCharType="separate"/>
          </w:r>
          <w:ins w:id="11" w:author="Avi" w:date="2014-02-17T21:46:00Z">
            <w:r w:rsidR="004A73C3">
              <w:rPr>
                <w:noProof/>
                <w:webHidden/>
              </w:rPr>
              <w:t>1</w:t>
            </w:r>
            <w:r w:rsidR="004A73C3">
              <w:rPr>
                <w:rStyle w:val="Hyperlink"/>
                <w:noProof/>
                <w:rtl/>
              </w:rPr>
              <w:fldChar w:fldCharType="end"/>
            </w:r>
            <w:r w:rsidR="004A73C3"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1"/>
            <w:bidi/>
            <w:rPr>
              <w:ins w:id="12" w:author="Avi" w:date="2014-02-17T21:46:00Z"/>
              <w:rFonts w:eastAsiaTheme="minorEastAsia"/>
              <w:noProof/>
            </w:rPr>
            <w:pPrChange w:id="13" w:author="Avi" w:date="2014-02-17T21:46:00Z">
              <w:pPr>
                <w:pStyle w:val="TOC1"/>
              </w:pPr>
            </w:pPrChange>
          </w:pPr>
          <w:ins w:id="14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"_Toc380437064"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rFonts w:hint="eastAsia"/>
                <w:noProof/>
                <w:rtl/>
              </w:rPr>
              <w:t>הקדמה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ומטרות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_Toc380437064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15" w:author="Avi" w:date="2014-02-17T21:46:00Z"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right" w:leader="dot" w:pos="9350"/>
            </w:tabs>
            <w:bidi/>
            <w:rPr>
              <w:ins w:id="16" w:author="Avi" w:date="2014-02-17T21:46:00Z"/>
              <w:rFonts w:eastAsiaTheme="minorEastAsia"/>
              <w:noProof/>
            </w:rPr>
            <w:pPrChange w:id="17" w:author="Avi" w:date="2014-02-17T21:46:00Z">
              <w:pPr>
                <w:pStyle w:val="TOC2"/>
                <w:tabs>
                  <w:tab w:val="right" w:leader="dot" w:pos="9350"/>
                </w:tabs>
              </w:pPr>
            </w:pPrChange>
          </w:pPr>
          <w:ins w:id="18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"_Toc380437065"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rFonts w:hint="eastAsia"/>
                <w:noProof/>
                <w:rtl/>
              </w:rPr>
              <w:t>הגשות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_Toc380437065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19" w:author="Avi" w:date="2014-02-17T21:46:00Z"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1"/>
            <w:bidi/>
            <w:rPr>
              <w:ins w:id="20" w:author="Avi" w:date="2014-02-17T21:46:00Z"/>
              <w:rFonts w:eastAsiaTheme="minorEastAsia"/>
              <w:noProof/>
            </w:rPr>
            <w:pPrChange w:id="21" w:author="Avi" w:date="2014-02-17T21:46:00Z">
              <w:pPr>
                <w:pStyle w:val="TOC1"/>
              </w:pPr>
            </w:pPrChange>
          </w:pPr>
          <w:ins w:id="22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"_Toc380437066"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rFonts w:hint="eastAsia"/>
                <w:noProof/>
                <w:rtl/>
              </w:rPr>
              <w:t>רישום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לשרותי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רשת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_Toc380437066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23" w:author="Avi" w:date="2014-02-17T21:46:00Z"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660"/>
              <w:tab w:val="right" w:leader="dot" w:pos="9350"/>
            </w:tabs>
            <w:bidi/>
            <w:rPr>
              <w:ins w:id="24" w:author="Avi" w:date="2014-02-17T21:46:00Z"/>
              <w:rFonts w:eastAsiaTheme="minorEastAsia"/>
              <w:noProof/>
            </w:rPr>
            <w:pPrChange w:id="25" w:author="Avi" w:date="2014-02-17T21:46:00Z">
              <w:pPr>
                <w:pStyle w:val="TOC2"/>
                <w:tabs>
                  <w:tab w:val="left" w:pos="660"/>
                  <w:tab w:val="right" w:leader="dot" w:pos="9350"/>
                </w:tabs>
              </w:pPr>
            </w:pPrChange>
          </w:pPr>
          <w:ins w:id="26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"_Toc380437067"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_Toc380437067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27" w:author="Avi" w:date="2014-02-17T21:46:00Z"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660"/>
              <w:tab w:val="right" w:leader="dot" w:pos="9350"/>
            </w:tabs>
            <w:bidi/>
            <w:rPr>
              <w:ins w:id="28" w:author="Avi" w:date="2014-02-17T21:46:00Z"/>
              <w:rFonts w:eastAsiaTheme="minorEastAsia"/>
              <w:noProof/>
            </w:rPr>
            <w:pPrChange w:id="29" w:author="Avi" w:date="2014-02-17T21:46:00Z">
              <w:pPr>
                <w:pStyle w:val="TOC2"/>
                <w:tabs>
                  <w:tab w:val="left" w:pos="660"/>
                  <w:tab w:val="right" w:leader="dot" w:pos="9350"/>
                </w:tabs>
              </w:pPr>
            </w:pPrChange>
          </w:pPr>
          <w:ins w:id="30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"_Toc380437072"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noProof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_Toc380437072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31" w:author="Avi" w:date="2014-02-17T21:46:00Z"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1760"/>
              <w:tab w:val="right" w:leader="dot" w:pos="9350"/>
            </w:tabs>
            <w:bidi/>
            <w:rPr>
              <w:ins w:id="32" w:author="Avi" w:date="2014-02-17T21:46:00Z"/>
              <w:rFonts w:eastAsiaTheme="minorEastAsia"/>
              <w:noProof/>
            </w:rPr>
            <w:pPrChange w:id="33" w:author="Avi" w:date="2014-02-17T21:46:00Z">
              <w:pPr>
                <w:pStyle w:val="TOC2"/>
                <w:tabs>
                  <w:tab w:val="left" w:pos="1760"/>
                  <w:tab w:val="right" w:leader="dot" w:pos="9350"/>
                </w:tabs>
              </w:pPr>
            </w:pPrChange>
          </w:pPr>
          <w:ins w:id="34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"_Toc380437074"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rFonts w:hint="eastAsia"/>
                <w:noProof/>
                <w:rtl/>
              </w:rPr>
              <w:t>פורום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הקורס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_Toc380437074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35" w:author="Avi" w:date="2014-02-17T21:46:00Z"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2180"/>
              <w:tab w:val="right" w:leader="dot" w:pos="9350"/>
            </w:tabs>
            <w:bidi/>
            <w:rPr>
              <w:ins w:id="36" w:author="Avi" w:date="2014-02-17T21:46:00Z"/>
              <w:rFonts w:eastAsiaTheme="minorEastAsia"/>
              <w:noProof/>
            </w:rPr>
            <w:pPrChange w:id="37" w:author="Avi" w:date="2014-02-17T21:46:00Z">
              <w:pPr>
                <w:pStyle w:val="TOC2"/>
                <w:tabs>
                  <w:tab w:val="left" w:pos="2180"/>
                  <w:tab w:val="right" w:leader="dot" w:pos="9350"/>
                </w:tabs>
              </w:pPr>
            </w:pPrChange>
          </w:pPr>
          <w:ins w:id="38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"_Toc380437075"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rFonts w:hint="eastAsia"/>
                <w:noProof/>
                <w:rtl/>
              </w:rPr>
              <w:t>טופס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רישום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לקורס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_Toc380437075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39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1"/>
            <w:bidi/>
            <w:rPr>
              <w:ins w:id="40" w:author="Avi" w:date="2014-02-17T21:46:00Z"/>
              <w:rFonts w:eastAsiaTheme="minorEastAsia"/>
              <w:noProof/>
            </w:rPr>
            <w:pPrChange w:id="41" w:author="Avi" w:date="2014-02-17T21:46:00Z">
              <w:pPr>
                <w:pStyle w:val="TOC1"/>
              </w:pPr>
            </w:pPrChange>
          </w:pPr>
          <w:ins w:id="42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"_Toc380437076"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rFonts w:hint="eastAsia"/>
                <w:noProof/>
                <w:rtl/>
              </w:rPr>
              <w:t>התקנות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והפצת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דף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ראשוני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_Toc380437076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43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3165"/>
              <w:tab w:val="right" w:leader="dot" w:pos="9350"/>
            </w:tabs>
            <w:bidi/>
            <w:rPr>
              <w:ins w:id="44" w:author="Avi" w:date="2014-02-17T21:46:00Z"/>
              <w:rFonts w:eastAsiaTheme="minorEastAsia"/>
              <w:noProof/>
            </w:rPr>
            <w:pPrChange w:id="45" w:author="Avi" w:date="2014-02-17T21:46:00Z">
              <w:pPr>
                <w:pStyle w:val="TOC2"/>
                <w:tabs>
                  <w:tab w:val="left" w:pos="3165"/>
                  <w:tab w:val="right" w:leader="dot" w:pos="9350"/>
                </w:tabs>
              </w:pPr>
            </w:pPrChange>
          </w:pPr>
          <w:ins w:id="46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"_Toc380437077"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rFonts w:hint="eastAsia"/>
                <w:noProof/>
                <w:rtl/>
              </w:rPr>
              <w:t>סביבת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פיתוח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לרשת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בג</w:t>
            </w:r>
            <w:r w:rsidRPr="00B50944">
              <w:rPr>
                <w:rStyle w:val="Hyperlink"/>
                <w:noProof/>
                <w:rtl/>
              </w:rPr>
              <w:t>'</w:t>
            </w:r>
            <w:r w:rsidRPr="00B50944">
              <w:rPr>
                <w:rStyle w:val="Hyperlink"/>
                <w:rFonts w:hint="eastAsia"/>
                <w:noProof/>
                <w:rtl/>
              </w:rPr>
              <w:t>אוה</w:t>
            </w:r>
            <w:r w:rsidRPr="00B50944">
              <w:rPr>
                <w:rStyle w:val="Hyperlink"/>
                <w:noProof/>
                <w:rtl/>
              </w:rPr>
              <w:t xml:space="preserve"> – </w:t>
            </w:r>
            <w:r w:rsidRPr="00B50944">
              <w:rPr>
                <w:rStyle w:val="Hyperlink"/>
                <w:noProof/>
              </w:rPr>
              <w:t>Play Framework 2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_Toc380437077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47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660"/>
              <w:tab w:val="right" w:leader="dot" w:pos="9350"/>
            </w:tabs>
            <w:bidi/>
            <w:rPr>
              <w:ins w:id="48" w:author="Avi" w:date="2014-02-17T21:46:00Z"/>
              <w:rFonts w:eastAsiaTheme="minorEastAsia"/>
              <w:noProof/>
            </w:rPr>
            <w:pPrChange w:id="49" w:author="Avi" w:date="2014-02-17T21:46:00Z">
              <w:pPr>
                <w:pStyle w:val="TOC2"/>
                <w:tabs>
                  <w:tab w:val="left" w:pos="660"/>
                  <w:tab w:val="right" w:leader="dot" w:pos="9350"/>
                </w:tabs>
              </w:pPr>
            </w:pPrChange>
          </w:pPr>
          <w:ins w:id="50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"_Toc380437095"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noProof/>
              </w:rPr>
              <w:t>Heroku Toolbelt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_Toc380437095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51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left" w:pos="2178"/>
              <w:tab w:val="right" w:leader="dot" w:pos="9350"/>
            </w:tabs>
            <w:bidi/>
            <w:rPr>
              <w:ins w:id="52" w:author="Avi" w:date="2014-02-17T21:46:00Z"/>
              <w:rFonts w:eastAsiaTheme="minorEastAsia"/>
              <w:noProof/>
            </w:rPr>
            <w:pPrChange w:id="53" w:author="Avi" w:date="2014-02-17T21:46:00Z">
              <w:pPr>
                <w:pStyle w:val="TOC2"/>
                <w:tabs>
                  <w:tab w:val="left" w:pos="2178"/>
                  <w:tab w:val="right" w:leader="dot" w:pos="9350"/>
                </w:tabs>
              </w:pPr>
            </w:pPrChange>
          </w:pPr>
          <w:ins w:id="54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"_Toc380437144"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50944">
              <w:rPr>
                <w:rStyle w:val="Hyperlink"/>
                <w:rFonts w:hint="eastAsia"/>
                <w:noProof/>
                <w:rtl/>
              </w:rPr>
              <w:t>שמירת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הקבצים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ב</w:t>
            </w:r>
            <w:r w:rsidRPr="00B50944">
              <w:rPr>
                <w:rStyle w:val="Hyperlink"/>
                <w:noProof/>
                <w:rtl/>
              </w:rPr>
              <w:t>-</w:t>
            </w:r>
            <w:r w:rsidRPr="00B50944">
              <w:rPr>
                <w:rStyle w:val="Hyperlink"/>
                <w:noProof/>
              </w:rPr>
              <w:t xml:space="preserve"> github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_Toc380437144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55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4A73C3" w:rsidRDefault="004A73C3">
          <w:pPr>
            <w:pStyle w:val="TOC2"/>
            <w:tabs>
              <w:tab w:val="right" w:leader="dot" w:pos="9350"/>
            </w:tabs>
            <w:bidi/>
            <w:rPr>
              <w:ins w:id="56" w:author="Avi" w:date="2014-02-17T21:46:00Z"/>
              <w:rFonts w:eastAsiaTheme="minorEastAsia"/>
              <w:noProof/>
            </w:rPr>
            <w:pPrChange w:id="57" w:author="Avi" w:date="2014-02-17T21:46:00Z">
              <w:pPr>
                <w:pStyle w:val="TOC2"/>
                <w:tabs>
                  <w:tab w:val="right" w:leader="dot" w:pos="9350"/>
                </w:tabs>
              </w:pPr>
            </w:pPrChange>
          </w:pPr>
          <w:ins w:id="58" w:author="Avi" w:date="2014-02-17T21:46:00Z">
            <w:r w:rsidRPr="00B50944">
              <w:rPr>
                <w:rStyle w:val="Hyperlink"/>
                <w:noProof/>
                <w:rtl/>
              </w:rPr>
              <w:fldChar w:fldCharType="begin"/>
            </w:r>
            <w:r w:rsidRPr="00B5094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"_Toc380437145"</w:instrText>
            </w:r>
            <w:r w:rsidRPr="00B50944">
              <w:rPr>
                <w:rStyle w:val="Hyperlink"/>
                <w:noProof/>
              </w:rPr>
              <w:instrText xml:space="preserve"> </w:instrText>
            </w:r>
            <w:r w:rsidRPr="00B50944">
              <w:rPr>
                <w:rStyle w:val="Hyperlink"/>
                <w:noProof/>
                <w:rtl/>
              </w:rPr>
              <w:fldChar w:fldCharType="separate"/>
            </w:r>
            <w:r w:rsidRPr="00B50944">
              <w:rPr>
                <w:rStyle w:val="Hyperlink"/>
                <w:rFonts w:hint="eastAsia"/>
                <w:noProof/>
                <w:rtl/>
              </w:rPr>
              <w:t>לינקים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מומלצים</w:t>
            </w:r>
            <w:r w:rsidRPr="00B50944">
              <w:rPr>
                <w:rStyle w:val="Hyperlink"/>
                <w:noProof/>
                <w:rtl/>
              </w:rPr>
              <w:t xml:space="preserve">: </w:t>
            </w:r>
            <w:r w:rsidRPr="00B50944">
              <w:rPr>
                <w:rStyle w:val="Hyperlink"/>
                <w:rFonts w:hint="eastAsia"/>
                <w:noProof/>
                <w:rtl/>
              </w:rPr>
              <w:t>הצעדים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ליצירת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אפליקציה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עם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עיצוב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צד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לקוח</w:t>
            </w:r>
            <w:r w:rsidRPr="00B50944">
              <w:rPr>
                <w:rStyle w:val="Hyperlink"/>
                <w:noProof/>
                <w:rtl/>
              </w:rPr>
              <w:t xml:space="preserve">, </w:t>
            </w:r>
            <w:r w:rsidRPr="00B50944">
              <w:rPr>
                <w:rStyle w:val="Hyperlink"/>
                <w:rFonts w:hint="eastAsia"/>
                <w:noProof/>
                <w:rtl/>
              </w:rPr>
              <w:t>צד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שרת</w:t>
            </w:r>
            <w:r w:rsidRPr="00B50944">
              <w:rPr>
                <w:rStyle w:val="Hyperlink"/>
                <w:noProof/>
                <w:rtl/>
              </w:rPr>
              <w:t xml:space="preserve"> </w:t>
            </w:r>
            <w:r w:rsidRPr="00B50944">
              <w:rPr>
                <w:rStyle w:val="Hyperlink"/>
                <w:rFonts w:hint="eastAsia"/>
                <w:noProof/>
                <w:rtl/>
              </w:rPr>
              <w:t>ואחסון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_Toc380437145 \h </w:instrText>
            </w:r>
          </w:ins>
          <w:r>
            <w:rPr>
              <w:rStyle w:val="Hyperlink"/>
              <w:noProof/>
              <w:rtl/>
            </w:rPr>
          </w:r>
          <w:r>
            <w:rPr>
              <w:rStyle w:val="Hyperlink"/>
              <w:noProof/>
              <w:rtl/>
            </w:rPr>
            <w:fldChar w:fldCharType="separate"/>
          </w:r>
          <w:ins w:id="59" w:author="Avi" w:date="2014-02-17T21:46:00Z"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  <w:r w:rsidRPr="00B50944">
              <w:rPr>
                <w:rStyle w:val="Hyperlink"/>
                <w:noProof/>
                <w:rtl/>
              </w:rPr>
              <w:fldChar w:fldCharType="end"/>
            </w:r>
          </w:ins>
        </w:p>
        <w:p w:rsidR="00F86211" w:rsidDel="005F6068" w:rsidRDefault="00F86211">
          <w:pPr>
            <w:pStyle w:val="TOC1"/>
            <w:bidi/>
            <w:spacing w:after="0"/>
            <w:rPr>
              <w:del w:id="60" w:author="Avi" w:date="2014-02-17T21:39:00Z"/>
              <w:rFonts w:eastAsiaTheme="minorEastAsia"/>
              <w:noProof/>
            </w:rPr>
            <w:pPrChange w:id="61" w:author="Avi" w:date="2014-02-17T21:46:00Z">
              <w:pPr>
                <w:pStyle w:val="TOC1"/>
              </w:pPr>
            </w:pPrChange>
          </w:pPr>
          <w:del w:id="62" w:author="Avi" w:date="2014-02-17T21:39:00Z">
            <w:r w:rsidRPr="005F6068" w:rsidDel="005F6068">
              <w:rPr>
                <w:rFonts w:hint="cs"/>
                <w:rtl/>
                <w:rPrChange w:id="63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קורס</w:delText>
            </w:r>
            <w:r w:rsidRPr="005F6068" w:rsidDel="005F6068">
              <w:rPr>
                <w:rtl/>
                <w:rPrChange w:id="64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6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הנדסת</w:delText>
            </w:r>
            <w:r w:rsidRPr="005F6068" w:rsidDel="005F6068">
              <w:rPr>
                <w:rtl/>
                <w:rPrChange w:id="66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67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תוכנה</w:delText>
            </w:r>
            <w:r w:rsidRPr="005F6068" w:rsidDel="005F6068">
              <w:rPr>
                <w:rtl/>
                <w:rPrChange w:id="68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– </w:delText>
            </w:r>
            <w:r w:rsidRPr="005F6068" w:rsidDel="005F6068">
              <w:rPr>
                <w:rFonts w:hint="cs"/>
                <w:rtl/>
                <w:rPrChange w:id="69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מדריך</w:delText>
            </w:r>
            <w:r w:rsidRPr="005F6068" w:rsidDel="005F6068">
              <w:rPr>
                <w:rtl/>
                <w:rPrChange w:id="70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71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בניית</w:delText>
            </w:r>
            <w:r w:rsidRPr="005F6068" w:rsidDel="005F6068">
              <w:rPr>
                <w:rtl/>
                <w:rPrChange w:id="72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73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אב</w:delText>
            </w:r>
            <w:r w:rsidRPr="005F6068" w:rsidDel="005F6068">
              <w:rPr>
                <w:rtl/>
                <w:rPrChange w:id="74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7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טיפוס</w:delText>
            </w:r>
            <w:r w:rsidDel="005F6068">
              <w:rPr>
                <w:noProof/>
                <w:webHidden/>
              </w:rPr>
              <w:tab/>
              <w:delText>1</w:delText>
            </w:r>
          </w:del>
        </w:p>
        <w:p w:rsidR="00F86211" w:rsidDel="005F6068" w:rsidRDefault="00F86211">
          <w:pPr>
            <w:pStyle w:val="TOC3"/>
            <w:tabs>
              <w:tab w:val="right" w:leader="dot" w:pos="9350"/>
            </w:tabs>
            <w:bidi/>
            <w:spacing w:after="0"/>
            <w:rPr>
              <w:del w:id="76" w:author="Avi" w:date="2014-02-17T21:39:00Z"/>
              <w:rFonts w:eastAsiaTheme="minorEastAsia"/>
              <w:noProof/>
            </w:rPr>
            <w:pPrChange w:id="77" w:author="Avi" w:date="2014-02-17T21:46:00Z">
              <w:pPr>
                <w:pStyle w:val="TOC3"/>
                <w:tabs>
                  <w:tab w:val="right" w:leader="dot" w:pos="9350"/>
                </w:tabs>
                <w:bidi/>
              </w:pPr>
            </w:pPrChange>
          </w:pPr>
          <w:del w:id="78" w:author="Avi" w:date="2014-02-17T21:39:00Z">
            <w:r w:rsidRPr="005F6068" w:rsidDel="005F6068">
              <w:rPr>
                <w:rFonts w:hint="cs"/>
                <w:rtl/>
                <w:rPrChange w:id="79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הקדמה</w:delText>
            </w:r>
            <w:r w:rsidRPr="005F6068" w:rsidDel="005F6068">
              <w:rPr>
                <w:rtl/>
                <w:rPrChange w:id="80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81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ומטרות</w:delText>
            </w:r>
            <w:r w:rsidDel="005F6068">
              <w:rPr>
                <w:noProof/>
                <w:webHidden/>
              </w:rPr>
              <w:tab/>
              <w:delText>1</w:delText>
            </w:r>
          </w:del>
        </w:p>
        <w:p w:rsidR="00F86211" w:rsidDel="005F6068" w:rsidRDefault="00F86211">
          <w:pPr>
            <w:pStyle w:val="TOC3"/>
            <w:tabs>
              <w:tab w:val="right" w:leader="dot" w:pos="9350"/>
            </w:tabs>
            <w:bidi/>
            <w:spacing w:after="0"/>
            <w:rPr>
              <w:del w:id="82" w:author="Avi" w:date="2014-02-17T21:39:00Z"/>
              <w:rFonts w:eastAsiaTheme="minorEastAsia"/>
              <w:noProof/>
            </w:rPr>
            <w:pPrChange w:id="83" w:author="Avi" w:date="2014-02-17T21:46:00Z">
              <w:pPr>
                <w:pStyle w:val="TOC3"/>
                <w:tabs>
                  <w:tab w:val="right" w:leader="dot" w:pos="9350"/>
                </w:tabs>
                <w:bidi/>
              </w:pPr>
            </w:pPrChange>
          </w:pPr>
          <w:del w:id="84" w:author="Avi" w:date="2014-02-17T21:39:00Z">
            <w:r w:rsidRPr="005F6068" w:rsidDel="005F6068">
              <w:rPr>
                <w:rFonts w:hint="cs"/>
                <w:rtl/>
                <w:rPrChange w:id="8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הגשות</w:delText>
            </w:r>
            <w:r w:rsidDel="005F6068">
              <w:rPr>
                <w:noProof/>
                <w:webHidden/>
              </w:rPr>
              <w:tab/>
              <w:delText>1</w:delText>
            </w:r>
          </w:del>
        </w:p>
        <w:p w:rsidR="00F86211" w:rsidDel="005F6068" w:rsidRDefault="00F86211">
          <w:pPr>
            <w:pStyle w:val="TOC2"/>
            <w:tabs>
              <w:tab w:val="left" w:pos="2090"/>
              <w:tab w:val="right" w:leader="dot" w:pos="9350"/>
            </w:tabs>
            <w:bidi/>
            <w:spacing w:after="0"/>
            <w:rPr>
              <w:del w:id="86" w:author="Avi" w:date="2014-02-17T21:39:00Z"/>
              <w:rFonts w:eastAsiaTheme="minorEastAsia"/>
              <w:noProof/>
            </w:rPr>
            <w:pPrChange w:id="87" w:author="Avi" w:date="2014-02-17T21:46:00Z">
              <w:pPr>
                <w:pStyle w:val="TOC2"/>
                <w:tabs>
                  <w:tab w:val="left" w:pos="2090"/>
                  <w:tab w:val="right" w:leader="dot" w:pos="9350"/>
                </w:tabs>
                <w:bidi/>
              </w:pPr>
            </w:pPrChange>
          </w:pPr>
          <w:del w:id="88" w:author="Avi" w:date="2014-02-17T21:39:00Z">
            <w:r w:rsidRPr="005F6068" w:rsidDel="005F6068">
              <w:rPr>
                <w:rFonts w:hint="cs"/>
                <w:rtl/>
                <w:rPrChange w:id="89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</w:delText>
            </w:r>
            <w:r w:rsidRPr="005F6068" w:rsidDel="005F6068">
              <w:rPr>
                <w:rtl/>
                <w:rPrChange w:id="90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>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91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רישום</w:delText>
            </w:r>
            <w:r w:rsidRPr="005F6068" w:rsidDel="005F6068">
              <w:rPr>
                <w:rtl/>
                <w:rPrChange w:id="92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93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לשרותי</w:delText>
            </w:r>
            <w:r w:rsidRPr="005F6068" w:rsidDel="005F6068">
              <w:rPr>
                <w:rtl/>
                <w:rPrChange w:id="94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9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רשת</w:delText>
            </w:r>
            <w:r w:rsidDel="005F6068">
              <w:rPr>
                <w:noProof/>
                <w:webHidden/>
              </w:rPr>
              <w:tab/>
              <w:delText>2</w:delText>
            </w:r>
          </w:del>
        </w:p>
        <w:p w:rsidR="00F86211" w:rsidDel="005F6068" w:rsidRDefault="00F86211">
          <w:pPr>
            <w:pStyle w:val="TOC3"/>
            <w:tabs>
              <w:tab w:val="left" w:pos="880"/>
              <w:tab w:val="right" w:leader="dot" w:pos="9350"/>
            </w:tabs>
            <w:bidi/>
            <w:spacing w:after="0"/>
            <w:rPr>
              <w:del w:id="96" w:author="Avi" w:date="2014-02-17T21:39:00Z"/>
              <w:rFonts w:eastAsiaTheme="minorEastAsia"/>
              <w:noProof/>
            </w:rPr>
            <w:pPrChange w:id="97" w:author="Avi" w:date="2014-02-17T21:46:00Z">
              <w:pPr>
                <w:pStyle w:val="TOC3"/>
                <w:tabs>
                  <w:tab w:val="left" w:pos="880"/>
                  <w:tab w:val="right" w:leader="dot" w:pos="9350"/>
                </w:tabs>
                <w:bidi/>
              </w:pPr>
            </w:pPrChange>
          </w:pPr>
          <w:del w:id="98" w:author="Avi" w:date="2014-02-17T21:39:00Z">
            <w:r w:rsidRPr="005F6068" w:rsidDel="005F6068">
              <w:rPr>
                <w:rPrChange w:id="99" w:author="Avi" w:date="2014-02-17T21:39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PrChange w:id="100" w:author="Avi" w:date="2014-02-17T21:39:00Z">
                  <w:rPr>
                    <w:rStyle w:val="Hyperlink"/>
                    <w:noProof/>
                  </w:rPr>
                </w:rPrChange>
              </w:rPr>
              <w:delText>GitHub</w:delText>
            </w:r>
            <w:r w:rsidDel="005F6068">
              <w:rPr>
                <w:noProof/>
                <w:webHidden/>
              </w:rPr>
              <w:tab/>
              <w:delText>2</w:delText>
            </w:r>
          </w:del>
        </w:p>
        <w:p w:rsidR="00F86211" w:rsidDel="005F6068" w:rsidRDefault="00F86211">
          <w:pPr>
            <w:pStyle w:val="TOC3"/>
            <w:tabs>
              <w:tab w:val="left" w:pos="880"/>
              <w:tab w:val="right" w:leader="dot" w:pos="9350"/>
            </w:tabs>
            <w:bidi/>
            <w:spacing w:after="0"/>
            <w:rPr>
              <w:del w:id="101" w:author="Avi" w:date="2014-02-17T21:39:00Z"/>
              <w:rFonts w:eastAsiaTheme="minorEastAsia"/>
              <w:noProof/>
            </w:rPr>
            <w:pPrChange w:id="102" w:author="Avi" w:date="2014-02-17T21:46:00Z">
              <w:pPr>
                <w:pStyle w:val="TOC3"/>
                <w:tabs>
                  <w:tab w:val="left" w:pos="880"/>
                  <w:tab w:val="right" w:leader="dot" w:pos="9350"/>
                </w:tabs>
                <w:bidi/>
              </w:pPr>
            </w:pPrChange>
          </w:pPr>
          <w:del w:id="103" w:author="Avi" w:date="2014-02-17T21:39:00Z">
            <w:r w:rsidRPr="005F6068" w:rsidDel="005F6068">
              <w:rPr>
                <w:rPrChange w:id="104" w:author="Avi" w:date="2014-02-17T21:39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PrChange w:id="105" w:author="Avi" w:date="2014-02-17T21:39:00Z">
                  <w:rPr>
                    <w:rStyle w:val="Hyperlink"/>
                    <w:noProof/>
                  </w:rPr>
                </w:rPrChange>
              </w:rPr>
              <w:delText>Heroku</w:delText>
            </w:r>
            <w:r w:rsidDel="005F6068">
              <w:rPr>
                <w:noProof/>
                <w:webHidden/>
              </w:rPr>
              <w:tab/>
              <w:delText>3</w:delText>
            </w:r>
          </w:del>
        </w:p>
        <w:p w:rsidR="00F86211" w:rsidDel="005F6068" w:rsidRDefault="00F86211">
          <w:pPr>
            <w:pStyle w:val="TOC3"/>
            <w:tabs>
              <w:tab w:val="left" w:pos="1907"/>
              <w:tab w:val="right" w:leader="dot" w:pos="9350"/>
            </w:tabs>
            <w:bidi/>
            <w:spacing w:after="0"/>
            <w:rPr>
              <w:del w:id="106" w:author="Avi" w:date="2014-02-17T21:39:00Z"/>
              <w:rFonts w:eastAsiaTheme="minorEastAsia"/>
              <w:noProof/>
            </w:rPr>
            <w:pPrChange w:id="107" w:author="Avi" w:date="2014-02-17T21:46:00Z">
              <w:pPr>
                <w:pStyle w:val="TOC3"/>
                <w:tabs>
                  <w:tab w:val="left" w:pos="1907"/>
                  <w:tab w:val="right" w:leader="dot" w:pos="9350"/>
                </w:tabs>
                <w:bidi/>
              </w:pPr>
            </w:pPrChange>
          </w:pPr>
          <w:del w:id="108" w:author="Avi" w:date="2014-02-17T21:39:00Z">
            <w:r w:rsidRPr="005F6068" w:rsidDel="005F6068">
              <w:rPr>
                <w:rPrChange w:id="109" w:author="Avi" w:date="2014-02-17T21:39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1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פורום</w:delText>
            </w:r>
            <w:r w:rsidRPr="005F6068" w:rsidDel="005F6068">
              <w:rPr>
                <w:rtl/>
                <w:rPrChange w:id="11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1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הקורס</w:delText>
            </w:r>
            <w:r w:rsidDel="005F6068">
              <w:rPr>
                <w:noProof/>
                <w:webHidden/>
              </w:rPr>
              <w:tab/>
              <w:delText>3</w:delText>
            </w:r>
          </w:del>
        </w:p>
        <w:p w:rsidR="00F86211" w:rsidDel="005F6068" w:rsidRDefault="00F86211">
          <w:pPr>
            <w:pStyle w:val="TOC3"/>
            <w:tabs>
              <w:tab w:val="left" w:pos="2400"/>
              <w:tab w:val="right" w:leader="dot" w:pos="9350"/>
            </w:tabs>
            <w:bidi/>
            <w:spacing w:after="0"/>
            <w:rPr>
              <w:del w:id="113" w:author="Avi" w:date="2014-02-17T21:39:00Z"/>
              <w:rFonts w:eastAsiaTheme="minorEastAsia"/>
              <w:noProof/>
            </w:rPr>
            <w:pPrChange w:id="114" w:author="Avi" w:date="2014-02-17T21:46:00Z">
              <w:pPr>
                <w:pStyle w:val="TOC3"/>
                <w:tabs>
                  <w:tab w:val="left" w:pos="2400"/>
                  <w:tab w:val="right" w:leader="dot" w:pos="9350"/>
                </w:tabs>
                <w:bidi/>
              </w:pPr>
            </w:pPrChange>
          </w:pPr>
          <w:del w:id="115" w:author="Avi" w:date="2014-02-17T21:39:00Z">
            <w:r w:rsidRPr="005F6068" w:rsidDel="005F6068">
              <w:rPr>
                <w:rPrChange w:id="116" w:author="Avi" w:date="2014-02-17T21:39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17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טופס</w:delText>
            </w:r>
            <w:r w:rsidRPr="005F6068" w:rsidDel="005F6068">
              <w:rPr>
                <w:rtl/>
                <w:rPrChange w:id="118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19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רישום</w:delText>
            </w:r>
            <w:r w:rsidRPr="005F6068" w:rsidDel="005F6068">
              <w:rPr>
                <w:rtl/>
                <w:rPrChange w:id="120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21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לקורס</w:delText>
            </w:r>
            <w:r w:rsidDel="005F6068">
              <w:rPr>
                <w:noProof/>
                <w:webHidden/>
              </w:rPr>
              <w:tab/>
              <w:delText>4</w:delText>
            </w:r>
          </w:del>
        </w:p>
        <w:p w:rsidR="00F86211" w:rsidDel="005F6068" w:rsidRDefault="00F86211">
          <w:pPr>
            <w:pStyle w:val="TOC2"/>
            <w:tabs>
              <w:tab w:val="left" w:pos="2656"/>
              <w:tab w:val="right" w:leader="dot" w:pos="9350"/>
            </w:tabs>
            <w:bidi/>
            <w:spacing w:after="0"/>
            <w:rPr>
              <w:del w:id="122" w:author="Avi" w:date="2014-02-17T21:39:00Z"/>
              <w:rFonts w:eastAsiaTheme="minorEastAsia"/>
              <w:noProof/>
            </w:rPr>
            <w:pPrChange w:id="123" w:author="Avi" w:date="2014-02-17T21:46:00Z">
              <w:pPr>
                <w:pStyle w:val="TOC2"/>
                <w:tabs>
                  <w:tab w:val="left" w:pos="2656"/>
                  <w:tab w:val="right" w:leader="dot" w:pos="9350"/>
                </w:tabs>
                <w:bidi/>
              </w:pPr>
            </w:pPrChange>
          </w:pPr>
          <w:del w:id="124" w:author="Avi" w:date="2014-02-17T21:39:00Z">
            <w:r w:rsidRPr="005F6068" w:rsidDel="005F6068">
              <w:rPr>
                <w:rFonts w:hint="cs"/>
                <w:rtl/>
                <w:rPrChange w:id="12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ב</w:delText>
            </w:r>
            <w:r w:rsidRPr="005F6068" w:rsidDel="005F6068">
              <w:rPr>
                <w:rtl/>
                <w:rPrChange w:id="126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>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27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התקנות</w:delText>
            </w:r>
            <w:r w:rsidRPr="005F6068" w:rsidDel="005F6068">
              <w:rPr>
                <w:rtl/>
                <w:rPrChange w:id="128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29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והפצת</w:delText>
            </w:r>
            <w:r w:rsidRPr="005F6068" w:rsidDel="005F6068">
              <w:rPr>
                <w:rtl/>
                <w:rPrChange w:id="130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31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דף</w:delText>
            </w:r>
            <w:r w:rsidRPr="005F6068" w:rsidDel="005F6068">
              <w:rPr>
                <w:rtl/>
                <w:rPrChange w:id="132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33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ראשוני</w:delText>
            </w:r>
            <w:r w:rsidDel="005F6068">
              <w:rPr>
                <w:noProof/>
                <w:webHidden/>
              </w:rPr>
              <w:tab/>
              <w:delText>4</w:delText>
            </w:r>
          </w:del>
        </w:p>
        <w:p w:rsidR="00F86211" w:rsidDel="005F6068" w:rsidRDefault="00F86211">
          <w:pPr>
            <w:pStyle w:val="TOC3"/>
            <w:tabs>
              <w:tab w:val="left" w:pos="3385"/>
              <w:tab w:val="right" w:leader="dot" w:pos="9350"/>
            </w:tabs>
            <w:bidi/>
            <w:spacing w:after="0"/>
            <w:rPr>
              <w:del w:id="134" w:author="Avi" w:date="2014-02-17T21:39:00Z"/>
              <w:rFonts w:eastAsiaTheme="minorEastAsia"/>
              <w:noProof/>
            </w:rPr>
            <w:pPrChange w:id="135" w:author="Avi" w:date="2014-02-17T21:46:00Z">
              <w:pPr>
                <w:pStyle w:val="TOC3"/>
                <w:tabs>
                  <w:tab w:val="left" w:pos="3385"/>
                  <w:tab w:val="right" w:leader="dot" w:pos="9350"/>
                </w:tabs>
                <w:bidi/>
              </w:pPr>
            </w:pPrChange>
          </w:pPr>
          <w:del w:id="136" w:author="Avi" w:date="2014-02-17T21:39:00Z">
            <w:r w:rsidRPr="005F6068" w:rsidDel="005F6068">
              <w:rPr>
                <w:rPrChange w:id="137" w:author="Avi" w:date="2014-02-17T21:39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3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סביבת</w:delText>
            </w:r>
            <w:r w:rsidRPr="005F6068" w:rsidDel="005F6068">
              <w:rPr>
                <w:rtl/>
                <w:rPrChange w:id="139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4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פיתוח</w:delText>
            </w:r>
            <w:r w:rsidRPr="005F6068" w:rsidDel="005F6068">
              <w:rPr>
                <w:rtl/>
                <w:rPrChange w:id="14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4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לרשת</w:delText>
            </w:r>
            <w:r w:rsidRPr="005F6068" w:rsidDel="005F6068">
              <w:rPr>
                <w:rtl/>
                <w:rPrChange w:id="143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44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בג</w:delText>
            </w:r>
            <w:r w:rsidRPr="005F6068" w:rsidDel="005F6068">
              <w:rPr>
                <w:rtl/>
                <w:rPrChange w:id="145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>'</w:delText>
            </w:r>
            <w:r w:rsidRPr="005F6068" w:rsidDel="005F6068">
              <w:rPr>
                <w:rFonts w:hint="cs"/>
                <w:rtl/>
                <w:rPrChange w:id="14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אוה</w:delText>
            </w:r>
            <w:r w:rsidRPr="005F6068" w:rsidDel="005F6068">
              <w:rPr>
                <w:rtl/>
                <w:rPrChange w:id="147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– </w:delText>
            </w:r>
            <w:r w:rsidRPr="005F6068" w:rsidDel="005F6068">
              <w:rPr>
                <w:rPrChange w:id="148" w:author="Avi" w:date="2014-02-17T21:39:00Z">
                  <w:rPr>
                    <w:rStyle w:val="Hyperlink"/>
                    <w:noProof/>
                  </w:rPr>
                </w:rPrChange>
              </w:rPr>
              <w:delText>Play Framework 2</w:delText>
            </w:r>
            <w:r w:rsidDel="005F6068">
              <w:rPr>
                <w:noProof/>
                <w:webHidden/>
              </w:rPr>
              <w:tab/>
              <w:delText>4</w:delText>
            </w:r>
          </w:del>
        </w:p>
        <w:p w:rsidR="00F86211" w:rsidDel="005F6068" w:rsidRDefault="00F86211">
          <w:pPr>
            <w:pStyle w:val="TOC3"/>
            <w:tabs>
              <w:tab w:val="left" w:pos="2842"/>
              <w:tab w:val="right" w:leader="dot" w:pos="9350"/>
            </w:tabs>
            <w:bidi/>
            <w:spacing w:after="0"/>
            <w:rPr>
              <w:del w:id="149" w:author="Avi" w:date="2014-02-17T21:39:00Z"/>
              <w:rFonts w:eastAsiaTheme="minorEastAsia"/>
              <w:noProof/>
            </w:rPr>
            <w:pPrChange w:id="150" w:author="Avi" w:date="2014-02-17T21:46:00Z">
              <w:pPr>
                <w:pStyle w:val="TOC3"/>
                <w:tabs>
                  <w:tab w:val="left" w:pos="2842"/>
                  <w:tab w:val="right" w:leader="dot" w:pos="9350"/>
                </w:tabs>
                <w:bidi/>
              </w:pPr>
            </w:pPrChange>
          </w:pPr>
          <w:del w:id="151" w:author="Avi" w:date="2014-02-17T21:39:00Z">
            <w:r w:rsidRPr="005F6068" w:rsidDel="005F6068">
              <w:rPr>
                <w:rPrChange w:id="152" w:author="Avi" w:date="2014-02-17T21:39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53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סביבת</w:delText>
            </w:r>
            <w:r w:rsidRPr="005F6068" w:rsidDel="005F6068">
              <w:rPr>
                <w:rtl/>
                <w:rPrChange w:id="154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55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פיתוח</w:delText>
            </w:r>
            <w:r w:rsidRPr="005F6068" w:rsidDel="005F6068">
              <w:rPr>
                <w:rtl/>
                <w:rPrChange w:id="156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– </w:delText>
            </w:r>
            <w:r w:rsidRPr="005F6068" w:rsidDel="005F6068">
              <w:rPr>
                <w:rFonts w:hint="cs"/>
                <w:rtl/>
                <w:rPrChange w:id="157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אקליפס</w:delText>
            </w:r>
            <w:r w:rsidDel="005F6068">
              <w:rPr>
                <w:noProof/>
                <w:webHidden/>
              </w:rPr>
              <w:tab/>
              <w:delText>6</w:delText>
            </w:r>
          </w:del>
        </w:p>
        <w:p w:rsidR="00F86211" w:rsidDel="005F6068" w:rsidRDefault="00F86211">
          <w:pPr>
            <w:pStyle w:val="TOC3"/>
            <w:tabs>
              <w:tab w:val="left" w:pos="3112"/>
              <w:tab w:val="right" w:leader="dot" w:pos="9350"/>
            </w:tabs>
            <w:bidi/>
            <w:spacing w:after="0"/>
            <w:rPr>
              <w:del w:id="158" w:author="Avi" w:date="2014-02-17T21:39:00Z"/>
              <w:rFonts w:eastAsiaTheme="minorEastAsia"/>
              <w:noProof/>
            </w:rPr>
            <w:pPrChange w:id="159" w:author="Avi" w:date="2014-02-17T21:46:00Z">
              <w:pPr>
                <w:pStyle w:val="TOC3"/>
                <w:tabs>
                  <w:tab w:val="left" w:pos="3112"/>
                  <w:tab w:val="right" w:leader="dot" w:pos="9350"/>
                </w:tabs>
                <w:bidi/>
              </w:pPr>
            </w:pPrChange>
          </w:pPr>
          <w:del w:id="160" w:author="Avi" w:date="2014-02-17T21:39:00Z">
            <w:r w:rsidRPr="005F6068" w:rsidDel="005F6068">
              <w:rPr>
                <w:rPrChange w:id="161" w:author="Avi" w:date="2014-02-17T21:39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6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בקרת</w:delText>
            </w:r>
            <w:r w:rsidRPr="005F6068" w:rsidDel="005F6068">
              <w:rPr>
                <w:rtl/>
                <w:rPrChange w:id="163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64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גרסאות</w:delText>
            </w:r>
            <w:r w:rsidRPr="005F6068" w:rsidDel="005F6068">
              <w:rPr>
                <w:rtl/>
                <w:rPrChange w:id="165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6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תוכנה</w:delText>
            </w:r>
            <w:r w:rsidRPr="005F6068" w:rsidDel="005F6068">
              <w:rPr>
                <w:rtl/>
                <w:rPrChange w:id="167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– </w:delText>
            </w:r>
            <w:r w:rsidRPr="005F6068" w:rsidDel="005F6068">
              <w:rPr>
                <w:rFonts w:hint="cs"/>
                <w:rtl/>
                <w:rPrChange w:id="16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גיט</w:delText>
            </w:r>
            <w:r w:rsidDel="005F6068">
              <w:rPr>
                <w:noProof/>
                <w:webHidden/>
              </w:rPr>
              <w:tab/>
              <w:delText>6</w:delText>
            </w:r>
          </w:del>
        </w:p>
        <w:p w:rsidR="00F86211" w:rsidDel="005F6068" w:rsidRDefault="00F86211">
          <w:pPr>
            <w:pStyle w:val="TOC3"/>
            <w:tabs>
              <w:tab w:val="left" w:pos="880"/>
              <w:tab w:val="right" w:leader="dot" w:pos="9350"/>
            </w:tabs>
            <w:bidi/>
            <w:spacing w:after="0"/>
            <w:rPr>
              <w:del w:id="169" w:author="Avi" w:date="2014-02-17T21:39:00Z"/>
              <w:rFonts w:eastAsiaTheme="minorEastAsia"/>
              <w:noProof/>
            </w:rPr>
            <w:pPrChange w:id="170" w:author="Avi" w:date="2014-02-17T21:46:00Z">
              <w:pPr>
                <w:pStyle w:val="TOC3"/>
                <w:tabs>
                  <w:tab w:val="left" w:pos="880"/>
                  <w:tab w:val="right" w:leader="dot" w:pos="9350"/>
                </w:tabs>
                <w:bidi/>
              </w:pPr>
            </w:pPrChange>
          </w:pPr>
          <w:del w:id="171" w:author="Avi" w:date="2014-02-17T21:39:00Z">
            <w:r w:rsidRPr="005F6068" w:rsidDel="005F6068">
              <w:rPr>
                <w:rPrChange w:id="172" w:author="Avi" w:date="2014-02-17T21:39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PrChange w:id="173" w:author="Avi" w:date="2014-02-17T21:39:00Z">
                  <w:rPr>
                    <w:rStyle w:val="Hyperlink"/>
                    <w:noProof/>
                  </w:rPr>
                </w:rPrChange>
              </w:rPr>
              <w:delText>Heroku Toolbelt</w:delText>
            </w:r>
            <w:r w:rsidDel="005F6068">
              <w:rPr>
                <w:noProof/>
                <w:webHidden/>
              </w:rPr>
              <w:tab/>
              <w:delText>6</w:delText>
            </w:r>
          </w:del>
        </w:p>
        <w:p w:rsidR="00F86211" w:rsidDel="005F6068" w:rsidRDefault="00F86211">
          <w:pPr>
            <w:pStyle w:val="TOC3"/>
            <w:tabs>
              <w:tab w:val="left" w:pos="2395"/>
              <w:tab w:val="right" w:leader="dot" w:pos="9350"/>
            </w:tabs>
            <w:bidi/>
            <w:spacing w:after="0"/>
            <w:rPr>
              <w:del w:id="174" w:author="Avi" w:date="2014-02-17T21:39:00Z"/>
              <w:rFonts w:eastAsiaTheme="minorEastAsia"/>
              <w:noProof/>
            </w:rPr>
            <w:pPrChange w:id="175" w:author="Avi" w:date="2014-02-17T21:46:00Z">
              <w:pPr>
                <w:pStyle w:val="TOC3"/>
                <w:tabs>
                  <w:tab w:val="left" w:pos="2395"/>
                  <w:tab w:val="right" w:leader="dot" w:pos="9350"/>
                </w:tabs>
                <w:bidi/>
              </w:pPr>
            </w:pPrChange>
          </w:pPr>
          <w:del w:id="176" w:author="Avi" w:date="2014-02-17T21:39:00Z">
            <w:r w:rsidRPr="005F6068" w:rsidDel="005F6068">
              <w:rPr>
                <w:rPrChange w:id="177" w:author="Avi" w:date="2014-02-17T21:39:00Z">
                  <w:rPr>
                    <w:rStyle w:val="Hyperlink"/>
                    <w:noProof/>
                  </w:rPr>
                </w:rPrChange>
              </w:rPr>
              <w:delText>5.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7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מכונה</w:delText>
            </w:r>
            <w:r w:rsidRPr="005F6068" w:rsidDel="005F6068">
              <w:rPr>
                <w:rtl/>
                <w:rPrChange w:id="179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8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וירטואלית</w:delText>
            </w:r>
            <w:r w:rsidRPr="005F6068" w:rsidDel="005F6068">
              <w:rPr>
                <w:rtl/>
                <w:rPrChange w:id="18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\ </w:delText>
            </w:r>
            <w:r w:rsidRPr="005F6068" w:rsidDel="005F6068">
              <w:rPr>
                <w:rPrChange w:id="182" w:author="Avi" w:date="2014-02-17T21:39:00Z">
                  <w:rPr>
                    <w:rStyle w:val="Hyperlink"/>
                    <w:noProof/>
                  </w:rPr>
                </w:rPrChange>
              </w:rPr>
              <w:delText>vagrant</w:delText>
            </w:r>
            <w:r w:rsidDel="005F6068">
              <w:rPr>
                <w:noProof/>
                <w:webHidden/>
              </w:rPr>
              <w:tab/>
              <w:delText>7</w:delText>
            </w:r>
          </w:del>
        </w:p>
        <w:p w:rsidR="00F86211" w:rsidDel="005F6068" w:rsidRDefault="00F86211">
          <w:pPr>
            <w:pStyle w:val="TOC2"/>
            <w:tabs>
              <w:tab w:val="right" w:leader="dot" w:pos="9350"/>
            </w:tabs>
            <w:bidi/>
            <w:spacing w:after="0"/>
            <w:rPr>
              <w:del w:id="183" w:author="Avi" w:date="2014-02-17T21:39:00Z"/>
              <w:rFonts w:eastAsiaTheme="minorEastAsia"/>
              <w:noProof/>
            </w:rPr>
            <w:pPrChange w:id="184" w:author="Avi" w:date="2014-02-17T21:46:00Z">
              <w:pPr>
                <w:pStyle w:val="TOC2"/>
                <w:tabs>
                  <w:tab w:val="right" w:leader="dot" w:pos="9350"/>
                </w:tabs>
                <w:bidi/>
              </w:pPr>
            </w:pPrChange>
          </w:pPr>
          <w:del w:id="185" w:author="Avi" w:date="2014-02-17T21:39:00Z">
            <w:r w:rsidRPr="005F6068" w:rsidDel="005F6068">
              <w:rPr>
                <w:rFonts w:hint="cs"/>
                <w:rtl/>
                <w:rPrChange w:id="18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צעדים</w:delText>
            </w:r>
            <w:r w:rsidRPr="005F6068" w:rsidDel="005F6068">
              <w:rPr>
                <w:rtl/>
                <w:rPrChange w:id="187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8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להפצת</w:delText>
            </w:r>
            <w:r w:rsidRPr="005F6068" w:rsidDel="005F6068">
              <w:rPr>
                <w:rtl/>
                <w:rPrChange w:id="189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19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אפליקציה</w:delText>
            </w:r>
            <w:r w:rsidRPr="005F6068" w:rsidDel="005F6068">
              <w:rPr>
                <w:rtl/>
                <w:rPrChange w:id="19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 </w:delText>
            </w:r>
            <w:r w:rsidRPr="005F6068" w:rsidDel="005F6068">
              <w:rPr>
                <w:rFonts w:hint="cs"/>
                <w:rtl/>
                <w:rPrChange w:id="19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בסיסית</w:delText>
            </w:r>
            <w:r w:rsidDel="005F6068">
              <w:rPr>
                <w:noProof/>
                <w:webHidden/>
              </w:rPr>
              <w:tab/>
              <w:delText>7</w:delText>
            </w:r>
          </w:del>
        </w:p>
        <w:p w:rsidR="00F86211" w:rsidDel="005F6068" w:rsidRDefault="00F86211">
          <w:pPr>
            <w:pStyle w:val="TOC2"/>
            <w:tabs>
              <w:tab w:val="left" w:pos="5444"/>
              <w:tab w:val="right" w:leader="dot" w:pos="9350"/>
            </w:tabs>
            <w:bidi/>
            <w:spacing w:after="0"/>
            <w:rPr>
              <w:del w:id="193" w:author="Avi" w:date="2014-02-17T21:39:00Z"/>
              <w:rFonts w:eastAsiaTheme="minorEastAsia"/>
              <w:noProof/>
            </w:rPr>
            <w:pPrChange w:id="194" w:author="Avi" w:date="2014-02-17T21:46:00Z">
              <w:pPr>
                <w:pStyle w:val="TOC2"/>
                <w:tabs>
                  <w:tab w:val="left" w:pos="5444"/>
                  <w:tab w:val="right" w:leader="dot" w:pos="9350"/>
                </w:tabs>
                <w:bidi/>
              </w:pPr>
            </w:pPrChange>
          </w:pPr>
          <w:del w:id="195" w:author="Avi" w:date="2014-02-17T21:39:00Z">
            <w:r w:rsidRPr="005F6068" w:rsidDel="005F6068">
              <w:rPr>
                <w:rFonts w:hint="cs"/>
                <w:rtl/>
                <w:rPrChange w:id="19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ג</w:delText>
            </w:r>
            <w:r w:rsidRPr="005F6068" w:rsidDel="005F6068">
              <w:rPr>
                <w:rtl/>
                <w:rPrChange w:id="197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>.</w:delText>
            </w:r>
            <w:r w:rsidDel="005F6068">
              <w:rPr>
                <w:rFonts w:eastAsiaTheme="minorEastAsia"/>
                <w:noProof/>
              </w:rPr>
              <w:tab/>
            </w:r>
            <w:r w:rsidRPr="005F6068" w:rsidDel="005F6068">
              <w:rPr>
                <w:rFonts w:hint="cs"/>
                <w:rtl/>
                <w:rPrChange w:id="19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צעדים</w:delText>
            </w:r>
            <w:r w:rsidRPr="005F6068" w:rsidDel="005F6068">
              <w:rPr>
                <w:rtl/>
                <w:rPrChange w:id="199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0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ליצירת</w:delText>
            </w:r>
            <w:r w:rsidRPr="005F6068" w:rsidDel="005F6068">
              <w:rPr>
                <w:rtl/>
                <w:rPrChange w:id="20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0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אפליקציה</w:delText>
            </w:r>
            <w:r w:rsidRPr="005F6068" w:rsidDel="005F6068">
              <w:rPr>
                <w:rtl/>
                <w:rPrChange w:id="203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04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עם</w:delText>
            </w:r>
            <w:r w:rsidRPr="005F6068" w:rsidDel="005F6068">
              <w:rPr>
                <w:rtl/>
                <w:rPrChange w:id="205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0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עיצוב</w:delText>
            </w:r>
            <w:r w:rsidRPr="005F6068" w:rsidDel="005F6068">
              <w:rPr>
                <w:rtl/>
                <w:rPrChange w:id="207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08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צד</w:delText>
            </w:r>
            <w:r w:rsidRPr="005F6068" w:rsidDel="005F6068">
              <w:rPr>
                <w:rtl/>
                <w:rPrChange w:id="209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10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לקוח</w:delText>
            </w:r>
            <w:r w:rsidRPr="005F6068" w:rsidDel="005F6068">
              <w:rPr>
                <w:rtl/>
                <w:rPrChange w:id="211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, </w:delText>
            </w:r>
            <w:r w:rsidRPr="005F6068" w:rsidDel="005F6068">
              <w:rPr>
                <w:rFonts w:hint="cs"/>
                <w:rtl/>
                <w:rPrChange w:id="212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צד</w:delText>
            </w:r>
            <w:r w:rsidRPr="005F6068" w:rsidDel="005F6068">
              <w:rPr>
                <w:rtl/>
                <w:rPrChange w:id="213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14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שרת</w:delText>
            </w:r>
            <w:r w:rsidRPr="005F6068" w:rsidDel="005F6068">
              <w:rPr>
                <w:rtl/>
                <w:rPrChange w:id="215" w:author="Avi" w:date="2014-02-17T21:39:00Z">
                  <w:rPr>
                    <w:rStyle w:val="Hyperlink"/>
                    <w:noProof/>
                    <w:rtl/>
                  </w:rPr>
                </w:rPrChange>
              </w:rPr>
              <w:delText xml:space="preserve"> </w:delText>
            </w:r>
            <w:r w:rsidRPr="005F6068" w:rsidDel="005F6068">
              <w:rPr>
                <w:rFonts w:hint="cs"/>
                <w:rtl/>
                <w:rPrChange w:id="216" w:author="Avi" w:date="2014-02-17T21:39:00Z">
                  <w:rPr>
                    <w:rStyle w:val="Hyperlink"/>
                    <w:rFonts w:hint="cs"/>
                    <w:noProof/>
                    <w:rtl/>
                  </w:rPr>
                </w:rPrChange>
              </w:rPr>
              <w:delText>ואחסון</w:delText>
            </w:r>
            <w:r w:rsidDel="005F6068">
              <w:rPr>
                <w:noProof/>
                <w:webHidden/>
              </w:rPr>
              <w:tab/>
              <w:delText>11</w:delText>
            </w:r>
          </w:del>
        </w:p>
        <w:p w:rsidR="00BC0939" w:rsidRDefault="00FF0A64">
          <w:pPr>
            <w:bidi/>
            <w:spacing w:after="0"/>
            <w:jc w:val="both"/>
            <w:rPr>
              <w:rtl/>
              <w:cs/>
            </w:rPr>
            <w:pPrChange w:id="217" w:author="Avi" w:date="2014-02-17T21:46:00Z">
              <w:pPr>
                <w:bidi/>
                <w:jc w:val="both"/>
              </w:pPr>
            </w:pPrChange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BC0939" w:rsidRDefault="00BC0939">
      <w:pPr>
        <w:pStyle w:val="2"/>
        <w:bidi/>
        <w:spacing w:before="0"/>
        <w:pPrChange w:id="218" w:author="Avi" w:date="2014-02-16T21:07:00Z">
          <w:pPr>
            <w:pStyle w:val="2"/>
            <w:bidi/>
          </w:pPr>
        </w:pPrChange>
      </w:pPr>
    </w:p>
    <w:p w:rsidR="002D6280" w:rsidRDefault="002D6280">
      <w:pPr>
        <w:pStyle w:val="1"/>
        <w:bidi/>
        <w:rPr>
          <w:rtl/>
        </w:rPr>
        <w:pPrChange w:id="219" w:author="Avi" w:date="2014-02-17T21:08:00Z">
          <w:pPr>
            <w:pStyle w:val="3"/>
            <w:bidi/>
          </w:pPr>
        </w:pPrChange>
      </w:pPr>
      <w:bookmarkStart w:id="220" w:name="_Toc380437064"/>
      <w:r>
        <w:rPr>
          <w:rFonts w:hint="cs"/>
          <w:rtl/>
        </w:rPr>
        <w:t>הקדמה ומטרות</w:t>
      </w:r>
      <w:bookmarkEnd w:id="220"/>
    </w:p>
    <w:p w:rsidR="002D6280" w:rsidRDefault="00DB3640">
      <w:pPr>
        <w:bidi/>
        <w:spacing w:after="0"/>
        <w:rPr>
          <w:rtl/>
        </w:rPr>
        <w:pPrChange w:id="221" w:author="Avi" w:date="2014-02-16T21:07:00Z">
          <w:pPr>
            <w:bidi/>
          </w:pPr>
        </w:pPrChange>
      </w:pPr>
      <w:r>
        <w:rPr>
          <w:rFonts w:hint="cs"/>
          <w:rtl/>
        </w:rPr>
        <w:t>במסגרת הקורס תבנו</w:t>
      </w:r>
      <w:r w:rsidR="002D6280">
        <w:rPr>
          <w:rFonts w:hint="cs"/>
          <w:rtl/>
        </w:rPr>
        <w:t xml:space="preserve"> מוצר תוכנה מבוסס טכנולו</w:t>
      </w:r>
      <w:r>
        <w:rPr>
          <w:rFonts w:hint="cs"/>
          <w:rtl/>
        </w:rPr>
        <w:t xml:space="preserve">גיות ווב. בשבועות הראשונים </w:t>
      </w:r>
      <w:r w:rsidR="00EE24C8">
        <w:rPr>
          <w:rFonts w:hint="cs"/>
          <w:rtl/>
        </w:rPr>
        <w:t xml:space="preserve">של הקורס </w:t>
      </w:r>
      <w:r w:rsidR="002D6280">
        <w:rPr>
          <w:rFonts w:hint="cs"/>
          <w:rtl/>
        </w:rPr>
        <w:t>הפרויקט יעבור שלבי אתחול שונים</w:t>
      </w:r>
      <w:r w:rsidR="00E8481B">
        <w:rPr>
          <w:rFonts w:hint="cs"/>
          <w:rtl/>
        </w:rPr>
        <w:t xml:space="preserve"> רובם סביב תכנון ומסמכים ו</w:t>
      </w:r>
      <w:r>
        <w:rPr>
          <w:rFonts w:hint="cs"/>
          <w:rtl/>
        </w:rPr>
        <w:t>במקבי</w:t>
      </w:r>
      <w:r w:rsidR="00EE24C8">
        <w:rPr>
          <w:rFonts w:hint="cs"/>
          <w:rtl/>
        </w:rPr>
        <w:t xml:space="preserve">ל נבנה </w:t>
      </w:r>
      <w:r w:rsidR="00705636">
        <w:rPr>
          <w:rFonts w:hint="cs"/>
          <w:rtl/>
        </w:rPr>
        <w:t xml:space="preserve">בשלבים </w:t>
      </w:r>
      <w:r w:rsidR="00EE24C8">
        <w:rPr>
          <w:rFonts w:hint="cs"/>
          <w:rtl/>
        </w:rPr>
        <w:t>אב טיפוס עבור המוצר. מ</w:t>
      </w:r>
      <w:r>
        <w:rPr>
          <w:rFonts w:hint="cs"/>
          <w:rtl/>
        </w:rPr>
        <w:t>טרותיו העיקריות</w:t>
      </w:r>
      <w:r w:rsidR="00EE24C8">
        <w:rPr>
          <w:rFonts w:hint="cs"/>
          <w:rtl/>
        </w:rPr>
        <w:t xml:space="preserve"> של אב הטיפוס הן</w:t>
      </w:r>
      <w:r>
        <w:rPr>
          <w:rFonts w:hint="cs"/>
          <w:rtl/>
        </w:rPr>
        <w:t>:</w:t>
      </w:r>
    </w:p>
    <w:p w:rsidR="00DB3640" w:rsidRDefault="00DB3640">
      <w:pPr>
        <w:pStyle w:val="a3"/>
        <w:numPr>
          <w:ilvl w:val="0"/>
          <w:numId w:val="1"/>
        </w:numPr>
        <w:bidi/>
        <w:spacing w:after="0"/>
        <w:pPrChange w:id="222" w:author="Avi" w:date="2014-02-16T21:07:00Z">
          <w:pPr>
            <w:pStyle w:val="a3"/>
            <w:numPr>
              <w:numId w:val="1"/>
            </w:numPr>
            <w:bidi/>
            <w:ind w:hanging="360"/>
          </w:pPr>
        </w:pPrChange>
      </w:pPr>
      <w:r>
        <w:rPr>
          <w:rFonts w:hint="cs"/>
          <w:rtl/>
        </w:rPr>
        <w:t>ה</w:t>
      </w:r>
      <w:r w:rsidR="00EE24C8">
        <w:rPr>
          <w:rFonts w:hint="cs"/>
          <w:rtl/>
        </w:rPr>
        <w:t>יכרות</w:t>
      </w:r>
      <w:r>
        <w:rPr>
          <w:rFonts w:hint="cs"/>
          <w:rtl/>
        </w:rPr>
        <w:t xml:space="preserve"> עם טכנולוגיות</w:t>
      </w:r>
      <w:r w:rsidR="00EE24C8">
        <w:rPr>
          <w:rFonts w:hint="cs"/>
          <w:rtl/>
        </w:rPr>
        <w:t xml:space="preserve"> נדרשות</w:t>
      </w:r>
    </w:p>
    <w:p w:rsidR="00DB3640" w:rsidRDefault="00DB3640">
      <w:pPr>
        <w:pStyle w:val="a3"/>
        <w:numPr>
          <w:ilvl w:val="0"/>
          <w:numId w:val="1"/>
        </w:numPr>
        <w:bidi/>
        <w:spacing w:after="0"/>
        <w:pPrChange w:id="223" w:author="Avi" w:date="2014-02-16T21:07:00Z">
          <w:pPr>
            <w:pStyle w:val="a3"/>
            <w:numPr>
              <w:numId w:val="1"/>
            </w:numPr>
            <w:bidi/>
            <w:ind w:hanging="360"/>
          </w:pPr>
        </w:pPrChange>
      </w:pPr>
      <w:r>
        <w:rPr>
          <w:rFonts w:hint="cs"/>
          <w:rtl/>
        </w:rPr>
        <w:t>קבלת משוב מוקדם מהלקוח באמצעות הצגת ממשק המערכת</w:t>
      </w:r>
    </w:p>
    <w:p w:rsidR="00EE24C8" w:rsidRDefault="00EE24C8">
      <w:pPr>
        <w:pStyle w:val="a3"/>
        <w:numPr>
          <w:ilvl w:val="0"/>
          <w:numId w:val="1"/>
        </w:numPr>
        <w:bidi/>
        <w:spacing w:after="0"/>
        <w:pPrChange w:id="224" w:author="Avi" w:date="2014-02-16T21:07:00Z">
          <w:pPr>
            <w:pStyle w:val="a3"/>
            <w:numPr>
              <w:numId w:val="1"/>
            </w:numPr>
            <w:bidi/>
            <w:ind w:hanging="360"/>
          </w:pPr>
        </w:pPrChange>
      </w:pPr>
      <w:r>
        <w:rPr>
          <w:rFonts w:hint="cs"/>
          <w:rtl/>
        </w:rPr>
        <w:t>תשתית ראשונית עבור המוצר</w:t>
      </w:r>
    </w:p>
    <w:p w:rsidR="00DB3640" w:rsidRDefault="00DB3640">
      <w:pPr>
        <w:pStyle w:val="a3"/>
        <w:numPr>
          <w:ilvl w:val="0"/>
          <w:numId w:val="1"/>
        </w:numPr>
        <w:bidi/>
        <w:spacing w:after="0"/>
        <w:pPrChange w:id="225" w:author="Avi" w:date="2014-02-16T21:07:00Z">
          <w:pPr>
            <w:pStyle w:val="a3"/>
            <w:numPr>
              <w:numId w:val="1"/>
            </w:numPr>
            <w:bidi/>
            <w:ind w:hanging="360"/>
          </w:pPr>
        </w:pPrChange>
      </w:pPr>
      <w:r>
        <w:rPr>
          <w:rFonts w:hint="cs"/>
          <w:rtl/>
        </w:rPr>
        <w:t>הנמכת סיכונים</w:t>
      </w:r>
    </w:p>
    <w:p w:rsidR="00DB3640" w:rsidRDefault="00DB3640">
      <w:pPr>
        <w:bidi/>
        <w:spacing w:after="0"/>
        <w:rPr>
          <w:ins w:id="226" w:author="Avi" w:date="2014-02-17T21:08:00Z"/>
          <w:rtl/>
        </w:rPr>
        <w:pPrChange w:id="227" w:author="Avi" w:date="2014-02-16T21:07:00Z">
          <w:pPr>
            <w:bidi/>
          </w:pPr>
        </w:pPrChange>
      </w:pPr>
      <w:r>
        <w:rPr>
          <w:rFonts w:hint="cs"/>
          <w:rtl/>
        </w:rPr>
        <w:t>מדריך זה מפרט את הצעדים המומלצים ליצירת אב הטיפוס בהם רישום לשירותי רשת</w:t>
      </w:r>
      <w:r w:rsidR="00E8481B">
        <w:rPr>
          <w:rFonts w:hint="cs"/>
          <w:rtl/>
        </w:rPr>
        <w:t>, התקנות</w:t>
      </w:r>
      <w:r>
        <w:rPr>
          <w:rFonts w:hint="cs"/>
          <w:rtl/>
        </w:rPr>
        <w:t xml:space="preserve"> ופירוט ההגשות הנדרשות בכל שלב של אב הטיפוס.</w:t>
      </w:r>
    </w:p>
    <w:p w:rsidR="006430A8" w:rsidRDefault="006430A8">
      <w:pPr>
        <w:bidi/>
        <w:spacing w:after="0"/>
        <w:rPr>
          <w:rtl/>
        </w:rPr>
        <w:pPrChange w:id="228" w:author="Avi" w:date="2014-02-17T21:08:00Z">
          <w:pPr>
            <w:bidi/>
          </w:pPr>
        </w:pPrChange>
      </w:pPr>
    </w:p>
    <w:p w:rsidR="00CF76C2" w:rsidRDefault="00CF76C2">
      <w:pPr>
        <w:pStyle w:val="2"/>
        <w:bidi/>
        <w:rPr>
          <w:rtl/>
        </w:rPr>
        <w:pPrChange w:id="229" w:author="Avi" w:date="2014-02-17T21:08:00Z">
          <w:pPr>
            <w:pStyle w:val="3"/>
            <w:bidi/>
          </w:pPr>
        </w:pPrChange>
      </w:pPr>
      <w:bookmarkStart w:id="230" w:name="_Toc380437065"/>
      <w:r>
        <w:rPr>
          <w:rFonts w:hint="cs"/>
          <w:rtl/>
        </w:rPr>
        <w:t>הגשות</w:t>
      </w:r>
      <w:bookmarkEnd w:id="230"/>
    </w:p>
    <w:p w:rsidR="00CF76C2" w:rsidRDefault="000B7B00">
      <w:pPr>
        <w:bidi/>
        <w:spacing w:after="0"/>
        <w:rPr>
          <w:rtl/>
        </w:rPr>
        <w:pPrChange w:id="231" w:author="Avi" w:date="2014-02-16T21:07:00Z">
          <w:pPr>
            <w:bidi/>
          </w:pPr>
        </w:pPrChange>
      </w:pPr>
      <w:r>
        <w:rPr>
          <w:rFonts w:hint="cs"/>
          <w:rtl/>
        </w:rPr>
        <w:t xml:space="preserve">ההגשה דרך טופס ההגשות מאתר הקורס. כל שלב </w:t>
      </w:r>
      <w:r w:rsidR="00705636">
        <w:rPr>
          <w:rFonts w:hint="cs"/>
          <w:rtl/>
        </w:rPr>
        <w:t xml:space="preserve">יש להגיש עד חצות לפני התרגיל </w:t>
      </w:r>
      <w:r w:rsidR="005C6C69">
        <w:rPr>
          <w:rFonts w:hint="cs"/>
          <w:rtl/>
        </w:rPr>
        <w:t>הבא</w:t>
      </w:r>
      <w:r>
        <w:rPr>
          <w:rFonts w:hint="cs"/>
          <w:rtl/>
        </w:rPr>
        <w:t>. ההגשה אישית.</w:t>
      </w:r>
    </w:p>
    <w:p w:rsidR="005C6C69" w:rsidRPr="00CF76C2" w:rsidRDefault="005C6C69">
      <w:pPr>
        <w:bidi/>
        <w:spacing w:after="0"/>
        <w:rPr>
          <w:rtl/>
        </w:rPr>
        <w:pPrChange w:id="232" w:author="Avi" w:date="2014-02-16T21:07:00Z">
          <w:pPr>
            <w:bidi/>
          </w:pPr>
        </w:pPrChange>
      </w:pPr>
      <w:r>
        <w:rPr>
          <w:rFonts w:hint="cs"/>
          <w:rtl/>
        </w:rPr>
        <w:t>להלן השלבים המתוכננים:</w:t>
      </w:r>
      <w:r>
        <w:rPr>
          <w:rtl/>
        </w:rPr>
        <w:br/>
      </w:r>
      <w:r w:rsidR="000B7B00">
        <w:rPr>
          <w:rFonts w:hint="cs"/>
          <w:rtl/>
        </w:rPr>
        <w:t xml:space="preserve">שבוע </w:t>
      </w:r>
      <w:r>
        <w:rPr>
          <w:rFonts w:hint="cs"/>
          <w:rtl/>
        </w:rPr>
        <w:t>0</w:t>
      </w:r>
      <w:r w:rsidR="000B7B00">
        <w:rPr>
          <w:rFonts w:hint="cs"/>
          <w:rtl/>
        </w:rPr>
        <w:t xml:space="preserve"> </w:t>
      </w:r>
      <w:r w:rsidR="000B7B00">
        <w:rPr>
          <w:rtl/>
        </w:rPr>
        <w:t>–</w:t>
      </w:r>
      <w:r w:rsidR="000B7B00">
        <w:rPr>
          <w:rFonts w:hint="cs"/>
          <w:rtl/>
        </w:rPr>
        <w:t xml:space="preserve"> רישום ל</w:t>
      </w:r>
      <w:r>
        <w:rPr>
          <w:rFonts w:hint="cs"/>
          <w:rtl/>
        </w:rPr>
        <w:t>שירותי ה</w:t>
      </w:r>
      <w:r w:rsidR="000B7B00">
        <w:rPr>
          <w:rFonts w:hint="cs"/>
          <w:rtl/>
        </w:rPr>
        <w:t>קורס</w:t>
      </w:r>
      <w:r w:rsidR="00E8481B">
        <w:rPr>
          <w:rFonts w:hint="cs"/>
          <w:rtl/>
        </w:rPr>
        <w:t xml:space="preserve"> (עד לתרגיל הראשון)</w:t>
      </w:r>
      <w:r w:rsidR="000B7B00">
        <w:rPr>
          <w:rtl/>
        </w:rPr>
        <w:br/>
      </w:r>
      <w:r w:rsidR="000B7B00">
        <w:rPr>
          <w:rFonts w:hint="cs"/>
          <w:rtl/>
        </w:rPr>
        <w:t xml:space="preserve">שבוע </w:t>
      </w:r>
      <w:r>
        <w:rPr>
          <w:rFonts w:hint="cs"/>
          <w:rtl/>
        </w:rPr>
        <w:t>1</w:t>
      </w:r>
      <w:r w:rsidR="000B7B00">
        <w:rPr>
          <w:rFonts w:hint="cs"/>
          <w:rtl/>
        </w:rPr>
        <w:t xml:space="preserve"> </w:t>
      </w:r>
      <w:r w:rsidR="000B7B00">
        <w:rPr>
          <w:rtl/>
        </w:rPr>
        <w:t>–</w:t>
      </w:r>
      <w:r w:rsidR="007D3C0B">
        <w:rPr>
          <w:rFonts w:hint="cs"/>
          <w:rtl/>
        </w:rPr>
        <w:t xml:space="preserve"> </w:t>
      </w:r>
      <w:r w:rsidR="000B7B00">
        <w:rPr>
          <w:rFonts w:hint="cs"/>
          <w:rtl/>
        </w:rPr>
        <w:t>הפצת דף</w:t>
      </w:r>
      <w:r w:rsidR="007D3C0B">
        <w:rPr>
          <w:rFonts w:hint="cs"/>
          <w:rtl/>
        </w:rPr>
        <w:t xml:space="preserve"> רשת</w:t>
      </w:r>
      <w:r w:rsidR="000B7B00">
        <w:rPr>
          <w:rFonts w:hint="cs"/>
          <w:rtl/>
        </w:rPr>
        <w:t xml:space="preserve"> </w:t>
      </w:r>
      <w:r w:rsidR="000B7B00">
        <w:t>Hello World</w:t>
      </w:r>
      <w:r w:rsidR="000B7B00">
        <w:br/>
      </w:r>
      <w:r w:rsidR="000B7B00">
        <w:rPr>
          <w:rFonts w:hint="cs"/>
          <w:rtl/>
        </w:rPr>
        <w:t xml:space="preserve">שבוע </w:t>
      </w:r>
      <w:r>
        <w:rPr>
          <w:rFonts w:hint="cs"/>
          <w:rtl/>
        </w:rPr>
        <w:t>2</w:t>
      </w:r>
      <w:r w:rsidR="000B7B00">
        <w:rPr>
          <w:rFonts w:hint="cs"/>
          <w:rtl/>
        </w:rPr>
        <w:t xml:space="preserve"> </w:t>
      </w:r>
      <w:r w:rsidR="000B7B00">
        <w:rPr>
          <w:rtl/>
        </w:rPr>
        <w:t>–</w:t>
      </w:r>
      <w:r w:rsidR="007D3C0B">
        <w:rPr>
          <w:rFonts w:hint="cs"/>
          <w:rtl/>
        </w:rPr>
        <w:t xml:space="preserve"> </w:t>
      </w:r>
      <w:r w:rsidR="000B7B00">
        <w:rPr>
          <w:rFonts w:hint="cs"/>
          <w:rtl/>
        </w:rPr>
        <w:t>דף מוצר ראשוני</w:t>
      </w:r>
      <w:r w:rsidR="007D3C0B">
        <w:rPr>
          <w:rFonts w:hint="cs"/>
          <w:rtl/>
        </w:rPr>
        <w:t xml:space="preserve"> + עיצוב</w:t>
      </w:r>
      <w:r w:rsidR="00913282">
        <w:rPr>
          <w:rFonts w:hint="cs"/>
          <w:rtl/>
        </w:rPr>
        <w:t xml:space="preserve"> (</w:t>
      </w:r>
      <w:r w:rsidR="00913282">
        <w:t>bootstrap</w:t>
      </w:r>
      <w:r w:rsidR="00913282">
        <w:rPr>
          <w:rFonts w:hint="cs"/>
          <w:rtl/>
        </w:rPr>
        <w:t>)</w:t>
      </w:r>
      <w:r w:rsidR="007D3C0B">
        <w:rPr>
          <w:rtl/>
        </w:rPr>
        <w:br/>
      </w:r>
      <w:r w:rsidR="007D3C0B">
        <w:rPr>
          <w:rFonts w:hint="cs"/>
          <w:rtl/>
        </w:rPr>
        <w:t xml:space="preserve">שבוע </w:t>
      </w:r>
      <w:r>
        <w:rPr>
          <w:rFonts w:hint="cs"/>
          <w:rtl/>
        </w:rPr>
        <w:t>3</w:t>
      </w:r>
      <w:r w:rsidR="007D3C0B">
        <w:rPr>
          <w:rFonts w:hint="cs"/>
          <w:rtl/>
        </w:rPr>
        <w:t xml:space="preserve"> </w:t>
      </w:r>
      <w:r w:rsidR="007D3C0B">
        <w:rPr>
          <w:rtl/>
        </w:rPr>
        <w:t>–</w:t>
      </w:r>
      <w:r w:rsidR="007D3C0B">
        <w:rPr>
          <w:rFonts w:hint="cs"/>
          <w:rtl/>
        </w:rPr>
        <w:t xml:space="preserve"> אב-טיפוס ממשק משתמש</w:t>
      </w:r>
      <w:r w:rsidR="007D3C0B">
        <w:rPr>
          <w:rtl/>
        </w:rPr>
        <w:br/>
      </w:r>
      <w:r w:rsidR="007D3C0B">
        <w:rPr>
          <w:rFonts w:hint="cs"/>
          <w:rtl/>
        </w:rPr>
        <w:t xml:space="preserve">שבוע </w:t>
      </w:r>
      <w:r>
        <w:rPr>
          <w:rFonts w:hint="cs"/>
          <w:rtl/>
        </w:rPr>
        <w:t>4</w:t>
      </w:r>
      <w:r w:rsidR="007D3C0B">
        <w:rPr>
          <w:rFonts w:hint="cs"/>
          <w:rtl/>
        </w:rPr>
        <w:t xml:space="preserve"> </w:t>
      </w:r>
      <w:r w:rsidR="007D3C0B">
        <w:rPr>
          <w:rtl/>
        </w:rPr>
        <w:t>–</w:t>
      </w:r>
      <w:r w:rsidR="007D3C0B">
        <w:rPr>
          <w:rFonts w:hint="cs"/>
          <w:rtl/>
        </w:rPr>
        <w:t xml:space="preserve"> צד שרת בסיסי</w:t>
      </w:r>
      <w:r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שבוע 5 </w:t>
      </w:r>
      <w:r>
        <w:rPr>
          <w:rtl/>
        </w:rPr>
        <w:t>–</w:t>
      </w:r>
      <w:r>
        <w:rPr>
          <w:rFonts w:hint="cs"/>
          <w:rtl/>
        </w:rPr>
        <w:t xml:space="preserve"> השלמת אב טיפוס</w:t>
      </w:r>
      <w:r w:rsidRPr="005C6C69">
        <w:rPr>
          <w:rFonts w:cs="Arial"/>
          <w:rtl/>
        </w:rPr>
        <w:t xml:space="preserve"> + </w:t>
      </w:r>
      <w:r w:rsidRPr="005C6C69">
        <w:rPr>
          <w:rFonts w:cs="Arial" w:hint="cs"/>
          <w:rtl/>
        </w:rPr>
        <w:t>בקרת</w:t>
      </w:r>
      <w:r w:rsidRPr="005C6C69">
        <w:rPr>
          <w:rFonts w:cs="Arial"/>
          <w:rtl/>
        </w:rPr>
        <w:t xml:space="preserve"> </w:t>
      </w:r>
      <w:r w:rsidRPr="005C6C69">
        <w:rPr>
          <w:rFonts w:cs="Arial" w:hint="cs"/>
          <w:rtl/>
        </w:rPr>
        <w:t>גרסאות</w:t>
      </w:r>
    </w:p>
    <w:p w:rsidR="00131724" w:rsidRPr="00131724" w:rsidRDefault="00131724">
      <w:pPr>
        <w:rPr>
          <w:ins w:id="233" w:author="Avi" w:date="2014-02-16T21:08:00Z"/>
          <w:rFonts w:cs="Arial"/>
          <w:rtl/>
          <w:rPrChange w:id="234" w:author="Avi" w:date="2014-02-16T21:08:00Z">
            <w:rPr>
              <w:ins w:id="235" w:author="Avi" w:date="2014-02-16T21:08:00Z"/>
              <w:rFonts w:asciiTheme="majorHAnsi" w:eastAsiaTheme="majorEastAsia" w:hAnsiTheme="majorHAnsi" w:cstheme="majorBidi"/>
              <w:color w:val="2E74B5" w:themeColor="accent1" w:themeShade="BF"/>
              <w:sz w:val="26"/>
              <w:szCs w:val="26"/>
              <w:highlight w:val="lightGray"/>
              <w:rtl/>
            </w:rPr>
          </w:rPrChange>
        </w:rPr>
      </w:pPr>
      <w:ins w:id="236" w:author="Avi" w:date="2014-02-16T21:08:00Z">
        <w:r w:rsidRPr="00131724">
          <w:rPr>
            <w:rFonts w:cs="Arial"/>
            <w:rtl/>
            <w:rPrChange w:id="237" w:author="Avi" w:date="2014-02-16T21:08:00Z">
              <w:rPr>
                <w:highlight w:val="lightGray"/>
                <w:rtl/>
              </w:rPr>
            </w:rPrChange>
          </w:rPr>
          <w:br w:type="page"/>
        </w:r>
      </w:ins>
    </w:p>
    <w:p w:rsidR="00913282" w:rsidRDefault="003E2633">
      <w:pPr>
        <w:pStyle w:val="1"/>
        <w:bidi/>
        <w:rPr>
          <w:rtl/>
        </w:rPr>
        <w:pPrChange w:id="238" w:author="Avi" w:date="2014-02-17T21:08:00Z">
          <w:pPr>
            <w:pStyle w:val="2"/>
            <w:numPr>
              <w:numId w:val="7"/>
            </w:numPr>
            <w:bidi/>
            <w:ind w:left="720" w:hanging="360"/>
          </w:pPr>
        </w:pPrChange>
      </w:pPr>
      <w:bookmarkStart w:id="239" w:name="_Toc380437066"/>
      <w:r>
        <w:rPr>
          <w:rFonts w:hint="cs"/>
          <w:rtl/>
        </w:rPr>
        <w:lastRenderedPageBreak/>
        <w:t>רישום לשרותי רשת</w:t>
      </w:r>
      <w:bookmarkEnd w:id="239"/>
    </w:p>
    <w:p w:rsidR="00BC0939" w:rsidRDefault="00BC0939">
      <w:pPr>
        <w:pStyle w:val="2"/>
        <w:numPr>
          <w:ilvl w:val="0"/>
          <w:numId w:val="10"/>
        </w:numPr>
        <w:bidi/>
        <w:pPrChange w:id="240" w:author="Avi" w:date="2014-02-17T21:08:00Z">
          <w:pPr>
            <w:pStyle w:val="3"/>
            <w:numPr>
              <w:numId w:val="3"/>
            </w:numPr>
            <w:bidi/>
            <w:ind w:left="720" w:hanging="360"/>
          </w:pPr>
        </w:pPrChange>
      </w:pPr>
      <w:bookmarkStart w:id="241" w:name="_Toc380437067"/>
      <w:proofErr w:type="spellStart"/>
      <w:r>
        <w:t>GitHub</w:t>
      </w:r>
      <w:bookmarkEnd w:id="241"/>
      <w:proofErr w:type="spellEnd"/>
    </w:p>
    <w:p w:rsidR="00B9131F" w:rsidRDefault="00AA44A6">
      <w:pPr>
        <w:bidi/>
        <w:spacing w:after="0"/>
        <w:ind w:left="360"/>
        <w:rPr>
          <w:ins w:id="242" w:author="Avi" w:date="2014-02-16T20:56:00Z"/>
          <w:rtl/>
        </w:rPr>
        <w:pPrChange w:id="243" w:author="Avi" w:date="2014-02-16T21:07:00Z">
          <w:pPr>
            <w:bidi/>
            <w:ind w:left="360"/>
          </w:pPr>
        </w:pPrChange>
      </w:pPr>
      <w:r>
        <w:fldChar w:fldCharType="begin"/>
      </w:r>
      <w:r>
        <w:instrText xml:space="preserve"> HYPERLINK "https://github.com/" </w:instrText>
      </w:r>
      <w:r>
        <w:fldChar w:fldCharType="separate"/>
      </w:r>
      <w:proofErr w:type="spellStart"/>
      <w:r w:rsidR="00F052F0" w:rsidRPr="00F052F0">
        <w:rPr>
          <w:rStyle w:val="Hyperlink"/>
        </w:rPr>
        <w:t>GitH</w:t>
      </w:r>
      <w:r w:rsidR="00913282" w:rsidRPr="00F052F0">
        <w:rPr>
          <w:rStyle w:val="Hyperlink"/>
        </w:rPr>
        <w:t>ub</w:t>
      </w:r>
      <w:proofErr w:type="spellEnd"/>
      <w:r>
        <w:rPr>
          <w:rStyle w:val="Hyperlink"/>
        </w:rPr>
        <w:fldChar w:fldCharType="end"/>
      </w:r>
      <w:r w:rsidR="00F052F0">
        <w:rPr>
          <w:rFonts w:hint="cs"/>
          <w:rtl/>
        </w:rPr>
        <w:t xml:space="preserve"> הוא שרות לשמירת גרסאות קבצים מבוסס </w:t>
      </w:r>
      <w:proofErr w:type="spellStart"/>
      <w:r w:rsidR="00F052F0">
        <w:t>git</w:t>
      </w:r>
      <w:proofErr w:type="spellEnd"/>
      <w:r w:rsidR="00F052F0">
        <w:rPr>
          <w:rFonts w:hint="cs"/>
          <w:rtl/>
        </w:rPr>
        <w:t xml:space="preserve"> (</w:t>
      </w:r>
      <w:r w:rsidR="005C6C69">
        <w:rPr>
          <w:rFonts w:hint="cs"/>
          <w:rtl/>
        </w:rPr>
        <w:t>נלמד בפירוט</w:t>
      </w:r>
      <w:r w:rsidR="00F052F0">
        <w:rPr>
          <w:rFonts w:hint="cs"/>
          <w:rtl/>
        </w:rPr>
        <w:t xml:space="preserve"> בהמשך</w:t>
      </w:r>
      <w:r w:rsidR="005C6C69">
        <w:rPr>
          <w:rFonts w:hint="cs"/>
          <w:rtl/>
        </w:rPr>
        <w:t xml:space="preserve"> הקורס</w:t>
      </w:r>
      <w:r w:rsidR="00F052F0">
        <w:rPr>
          <w:rFonts w:hint="cs"/>
          <w:rtl/>
        </w:rPr>
        <w:t xml:space="preserve">) וכן מערכת ניהול </w:t>
      </w:r>
      <w:proofErr w:type="spellStart"/>
      <w:r w:rsidR="00F052F0">
        <w:rPr>
          <w:rFonts w:hint="cs"/>
          <w:rtl/>
        </w:rPr>
        <w:t>פרויקט</w:t>
      </w:r>
      <w:r w:rsidR="00DE2D55">
        <w:rPr>
          <w:rFonts w:hint="cs"/>
          <w:rtl/>
        </w:rPr>
        <w:t>י</w:t>
      </w:r>
      <w:proofErr w:type="spellEnd"/>
      <w:r w:rsidR="00DE2D55">
        <w:rPr>
          <w:rFonts w:hint="cs"/>
          <w:rtl/>
        </w:rPr>
        <w:t xml:space="preserve"> תוכנה</w:t>
      </w:r>
      <w:r w:rsidR="00F052F0">
        <w:rPr>
          <w:rFonts w:hint="cs"/>
          <w:rtl/>
        </w:rPr>
        <w:t>.</w:t>
      </w:r>
      <w:ins w:id="244" w:author="Avi" w:date="2014-02-16T20:56:00Z">
        <w:r w:rsidR="0059523B">
          <w:rPr>
            <w:rFonts w:hint="cs"/>
            <w:rtl/>
          </w:rPr>
          <w:t xml:space="preserve"> </w:t>
        </w:r>
      </w:ins>
    </w:p>
    <w:p w:rsidR="0059523B" w:rsidRDefault="0059523B">
      <w:pPr>
        <w:bidi/>
        <w:spacing w:after="0"/>
        <w:ind w:left="360"/>
        <w:rPr>
          <w:ins w:id="245" w:author="Avi" w:date="2014-02-17T21:07:00Z"/>
          <w:rtl/>
        </w:rPr>
        <w:pPrChange w:id="246" w:author="Avi" w:date="2014-02-16T21:07:00Z">
          <w:pPr>
            <w:bidi/>
            <w:ind w:left="360"/>
          </w:pPr>
        </w:pPrChange>
      </w:pPr>
      <w:ins w:id="247" w:author="Avi" w:date="2014-02-16T20:56:00Z">
        <w:r>
          <w:rPr>
            <w:rFonts w:hint="cs"/>
            <w:rtl/>
          </w:rPr>
          <w:t>פרטים בנוגע לאופן הרישום תמצאו במסמך</w:t>
        </w:r>
      </w:ins>
      <w:ins w:id="248" w:author="Avi" w:date="2014-02-16T20:59:00Z">
        <w:r>
          <w:rPr>
            <w:rFonts w:hint="cs"/>
            <w:rtl/>
          </w:rPr>
          <w:t xml:space="preserve"> </w:t>
        </w:r>
        <w:r w:rsidRPr="0059523B">
          <w:t xml:space="preserve"> 1-git-instructions</w:t>
        </w:r>
      </w:ins>
      <w:ins w:id="249" w:author="Avi" w:date="2014-02-16T21:00:00Z">
        <w:r>
          <w:rPr>
            <w:rFonts w:hint="cs"/>
            <w:rtl/>
          </w:rPr>
          <w:t>.</w:t>
        </w:r>
      </w:ins>
      <w:ins w:id="250" w:author="robi" w:date="2014-02-18T00:13:00Z">
        <w:r w:rsidR="00CD47FB">
          <w:rPr>
            <w:rtl/>
          </w:rPr>
          <w:fldChar w:fldCharType="begin"/>
        </w:r>
        <w:r w:rsidR="00CD47FB">
          <w:rPr>
            <w:rtl/>
          </w:rPr>
          <w:instrText xml:space="preserve"> </w:instrText>
        </w:r>
        <w:r w:rsidR="00CD47FB">
          <w:instrText>HYPERLINK</w:instrText>
        </w:r>
        <w:r w:rsidR="00CD47FB">
          <w:rPr>
            <w:rtl/>
          </w:rPr>
          <w:instrText xml:space="preserve"> "1-</w:instrText>
        </w:r>
        <w:r w:rsidR="00CD47FB">
          <w:instrText>git-instructions.htm</w:instrText>
        </w:r>
        <w:r w:rsidR="00CD47FB">
          <w:rPr>
            <w:rtl/>
          </w:rPr>
          <w:instrText xml:space="preserve">" </w:instrText>
        </w:r>
        <w:r w:rsidR="00CD47FB">
          <w:rPr>
            <w:rtl/>
          </w:rPr>
        </w:r>
        <w:r w:rsidR="00CD47FB">
          <w:rPr>
            <w:rtl/>
          </w:rPr>
          <w:fldChar w:fldCharType="separate"/>
        </w:r>
        <w:r w:rsidR="00CD47FB" w:rsidRPr="00CD47FB">
          <w:rPr>
            <w:rStyle w:val="Hyperlink"/>
            <w:rtl/>
          </w:rPr>
          <w:t>1-</w:t>
        </w:r>
        <w:r w:rsidR="00CD47FB" w:rsidRPr="00CD47FB">
          <w:rPr>
            <w:rStyle w:val="Hyperlink"/>
          </w:rPr>
          <w:t>git-instructions.htm</w:t>
        </w:r>
        <w:r w:rsidR="00CD47FB">
          <w:rPr>
            <w:rtl/>
          </w:rPr>
          <w:fldChar w:fldCharType="end"/>
        </w:r>
      </w:ins>
    </w:p>
    <w:p w:rsidR="006430A8" w:rsidRDefault="006430A8">
      <w:pPr>
        <w:bidi/>
        <w:spacing w:after="0"/>
        <w:ind w:left="360"/>
        <w:pPrChange w:id="251" w:author="Avi" w:date="2014-02-17T21:07:00Z">
          <w:pPr>
            <w:bidi/>
            <w:ind w:left="360"/>
          </w:pPr>
        </w:pPrChange>
      </w:pPr>
    </w:p>
    <w:p w:rsidR="00B9131F" w:rsidDel="0059523B" w:rsidRDefault="00B9131F">
      <w:pPr>
        <w:numPr>
          <w:ilvl w:val="0"/>
          <w:numId w:val="10"/>
        </w:numPr>
        <w:bidi/>
        <w:spacing w:after="0"/>
        <w:rPr>
          <w:del w:id="252" w:author="Avi" w:date="2014-02-16T21:00:00Z"/>
          <w:rtl/>
        </w:rPr>
        <w:pPrChange w:id="253" w:author="Avi" w:date="2014-02-17T21:09:00Z">
          <w:pPr>
            <w:bidi/>
            <w:ind w:left="360"/>
          </w:pPr>
        </w:pPrChange>
      </w:pPr>
      <w:del w:id="254" w:author="Avi" w:date="2014-02-16T21:00:00Z">
        <w:r w:rsidDel="0059523B">
          <w:rPr>
            <w:rFonts w:hint="cs"/>
            <w:rtl/>
          </w:rPr>
          <w:delText>לכו ל</w:delText>
        </w:r>
        <w:r w:rsidR="008A67CC" w:rsidDel="0059523B">
          <w:fldChar w:fldCharType="begin"/>
        </w:r>
        <w:r w:rsidR="008A67CC" w:rsidDel="0059523B">
          <w:delInstrText xml:space="preserve"> HYPERLINK "https://github.com/" </w:delInstrText>
        </w:r>
        <w:r w:rsidR="008A67CC" w:rsidDel="0059523B">
          <w:fldChar w:fldCharType="separate"/>
        </w:r>
        <w:r w:rsidRPr="00B9131F" w:rsidDel="0059523B">
          <w:rPr>
            <w:rStyle w:val="Hyperlink"/>
            <w:rFonts w:hint="cs"/>
            <w:rtl/>
          </w:rPr>
          <w:delText>עמוד הבית</w:delText>
        </w:r>
        <w:r w:rsidR="008A67CC" w:rsidDel="0059523B">
          <w:rPr>
            <w:rStyle w:val="Hyperlink"/>
          </w:rPr>
          <w:fldChar w:fldCharType="end"/>
        </w:r>
        <w:r w:rsidDel="0059523B">
          <w:rPr>
            <w:rFonts w:hint="cs"/>
            <w:rtl/>
          </w:rPr>
          <w:delText>:</w:delText>
        </w:r>
        <w:r w:rsidDel="0059523B">
          <w:rPr>
            <w:rtl/>
          </w:rPr>
          <w:br/>
        </w:r>
        <w:r w:rsidDel="0059523B">
          <w:rPr>
            <w:noProof/>
          </w:rPr>
          <w:drawing>
            <wp:inline distT="0" distB="0" distL="0" distR="0" wp14:anchorId="268DD2BB" wp14:editId="29DA256E">
              <wp:extent cx="5943600" cy="2572385"/>
              <wp:effectExtent l="0" t="0" r="0" b="0"/>
              <wp:docPr id="1" name="תמונה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72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255" w:name="_Toc380436525"/>
        <w:bookmarkStart w:id="256" w:name="_Toc380436616"/>
        <w:bookmarkStart w:id="257" w:name="_Toc380436708"/>
        <w:bookmarkStart w:id="258" w:name="_Toc380436813"/>
        <w:bookmarkStart w:id="259" w:name="_Toc380436898"/>
        <w:bookmarkStart w:id="260" w:name="_Toc380436983"/>
        <w:bookmarkStart w:id="261" w:name="_Toc380437068"/>
        <w:bookmarkEnd w:id="255"/>
        <w:bookmarkEnd w:id="256"/>
        <w:bookmarkEnd w:id="257"/>
        <w:bookmarkEnd w:id="258"/>
        <w:bookmarkEnd w:id="259"/>
        <w:bookmarkEnd w:id="260"/>
        <w:bookmarkEnd w:id="261"/>
      </w:del>
    </w:p>
    <w:p w:rsidR="00B9131F" w:rsidDel="0059523B" w:rsidRDefault="00B9131F">
      <w:pPr>
        <w:numPr>
          <w:ilvl w:val="0"/>
          <w:numId w:val="10"/>
        </w:numPr>
        <w:bidi/>
        <w:spacing w:after="0"/>
        <w:rPr>
          <w:del w:id="262" w:author="Avi" w:date="2014-02-16T21:00:00Z"/>
          <w:rtl/>
        </w:rPr>
        <w:pPrChange w:id="263" w:author="Avi" w:date="2014-02-17T21:09:00Z">
          <w:pPr>
            <w:bidi/>
            <w:ind w:left="360"/>
          </w:pPr>
        </w:pPrChange>
      </w:pPr>
      <w:del w:id="264" w:author="Avi" w:date="2014-02-16T21:00:00Z">
        <w:r w:rsidDel="0059523B">
          <w:rPr>
            <w:rFonts w:hint="cs"/>
            <w:rtl/>
          </w:rPr>
          <w:delText xml:space="preserve">והירשמו </w:delText>
        </w:r>
        <w:r w:rsidR="00FD3B47" w:rsidDel="0059523B">
          <w:rPr>
            <w:rFonts w:hint="cs"/>
            <w:rtl/>
          </w:rPr>
          <w:delText>לשרות ע"י בחירת שם משתמש, מייל וסיסמא</w:delText>
        </w:r>
        <w:r w:rsidDel="0059523B">
          <w:rPr>
            <w:rFonts w:hint="cs"/>
            <w:rtl/>
          </w:rPr>
          <w:delText xml:space="preserve">. </w:delText>
        </w:r>
        <w:r w:rsidR="003E2633" w:rsidDel="0059523B">
          <w:rPr>
            <w:rFonts w:hint="cs"/>
            <w:rtl/>
          </w:rPr>
          <w:delText xml:space="preserve">הערה: </w:delText>
        </w:r>
        <w:r w:rsidDel="0059523B">
          <w:rPr>
            <w:rFonts w:hint="cs"/>
            <w:rtl/>
          </w:rPr>
          <w:delText xml:space="preserve">ככל הנראה עכשיו שם המשתמש שתבחרו ילווה אתכם עוד כברת דרך כמהנדסי תוכנה ואפילו משמש </w:delText>
        </w:r>
        <w:r w:rsidR="008A67CC" w:rsidDel="0059523B">
          <w:fldChar w:fldCharType="begin"/>
        </w:r>
        <w:r w:rsidR="008A67CC" w:rsidDel="0059523B">
          <w:delInstrText xml:space="preserve"> HYPERLINK "http://vimeo.com/78894872" \l "t=21m5s" </w:delInstrText>
        </w:r>
        <w:r w:rsidR="008A67CC" w:rsidDel="0059523B">
          <w:fldChar w:fldCharType="separate"/>
        </w:r>
        <w:r w:rsidRPr="00B9131F" w:rsidDel="0059523B">
          <w:rPr>
            <w:rStyle w:val="Hyperlink"/>
            <w:rFonts w:hint="cs"/>
            <w:rtl/>
          </w:rPr>
          <w:delText xml:space="preserve">כמעין </w:delText>
        </w:r>
        <w:r w:rsidRPr="00B9131F" w:rsidDel="0059523B">
          <w:rPr>
            <w:rStyle w:val="Hyperlink"/>
            <w:rFonts w:hint="cs"/>
          </w:rPr>
          <w:delText>CV</w:delText>
        </w:r>
        <w:r w:rsidR="008A67CC" w:rsidDel="0059523B">
          <w:rPr>
            <w:rStyle w:val="Hyperlink"/>
          </w:rPr>
          <w:fldChar w:fldCharType="end"/>
        </w:r>
        <w:r w:rsidDel="0059523B">
          <w:rPr>
            <w:rFonts w:hint="cs"/>
            <w:rtl/>
          </w:rPr>
          <w:delText xml:space="preserve"> </w:delText>
        </w:r>
        <w:r w:rsidR="0086663B" w:rsidDel="0059523B">
          <w:rPr>
            <w:rFonts w:hint="cs"/>
            <w:rtl/>
          </w:rPr>
          <w:delText>ב</w:delText>
        </w:r>
        <w:r w:rsidR="008A67CC" w:rsidDel="0059523B">
          <w:fldChar w:fldCharType="begin"/>
        </w:r>
        <w:r w:rsidR="008A67CC" w:rsidDel="0059523B">
          <w:delInstrText xml:space="preserve"> HYPERLINK "http://thenextweb.com/apps/2012/09/02/my-github-resume-generates-resume-github-account/" \l "!tzAzG" </w:delInstrText>
        </w:r>
        <w:r w:rsidR="008A67CC" w:rsidDel="0059523B">
          <w:fldChar w:fldCharType="separate"/>
        </w:r>
        <w:r w:rsidR="0086663B" w:rsidRPr="0086663B" w:rsidDel="0059523B">
          <w:rPr>
            <w:rStyle w:val="Hyperlink"/>
            <w:rFonts w:hint="cs"/>
            <w:rtl/>
          </w:rPr>
          <w:delText>חלק מהמקומות</w:delText>
        </w:r>
        <w:r w:rsidR="008A67CC" w:rsidDel="0059523B">
          <w:rPr>
            <w:rStyle w:val="Hyperlink"/>
          </w:rPr>
          <w:fldChar w:fldCharType="end"/>
        </w:r>
        <w:r w:rsidR="0086663B" w:rsidDel="0059523B">
          <w:rPr>
            <w:rFonts w:hint="cs"/>
            <w:rtl/>
          </w:rPr>
          <w:delText xml:space="preserve">, </w:delText>
        </w:r>
        <w:r w:rsidDel="0059523B">
          <w:rPr>
            <w:rFonts w:hint="cs"/>
            <w:rtl/>
          </w:rPr>
          <w:delText>כך שכדאי לשקול אם אתם מעוניינים להשתמש בכינוי או בשמכם האמיתי.</w:delText>
        </w:r>
        <w:bookmarkStart w:id="265" w:name="_Toc380436526"/>
        <w:bookmarkStart w:id="266" w:name="_Toc380436617"/>
        <w:bookmarkStart w:id="267" w:name="_Toc380436709"/>
        <w:bookmarkStart w:id="268" w:name="_Toc380436814"/>
        <w:bookmarkStart w:id="269" w:name="_Toc380436899"/>
        <w:bookmarkStart w:id="270" w:name="_Toc380436984"/>
        <w:bookmarkStart w:id="271" w:name="_Toc380437069"/>
        <w:bookmarkEnd w:id="265"/>
        <w:bookmarkEnd w:id="266"/>
        <w:bookmarkEnd w:id="267"/>
        <w:bookmarkEnd w:id="268"/>
        <w:bookmarkEnd w:id="269"/>
        <w:bookmarkEnd w:id="270"/>
        <w:bookmarkEnd w:id="271"/>
      </w:del>
    </w:p>
    <w:p w:rsidR="00DE2D55" w:rsidDel="0059523B" w:rsidRDefault="00CD47FB">
      <w:pPr>
        <w:numPr>
          <w:ilvl w:val="0"/>
          <w:numId w:val="10"/>
        </w:numPr>
        <w:bidi/>
        <w:spacing w:after="0"/>
        <w:rPr>
          <w:del w:id="272" w:author="Avi" w:date="2014-02-16T21:00:00Z"/>
        </w:rPr>
        <w:pPrChange w:id="273" w:author="Avi" w:date="2014-02-17T21:09:00Z">
          <w:pPr>
            <w:bidi/>
            <w:ind w:left="360"/>
          </w:pPr>
        </w:pPrChange>
      </w:pPr>
      <w:del w:id="274" w:author="Avi" w:date="2014-02-16T21:00:00Z">
        <w:r>
          <w:rPr>
            <w:noProof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מחבר חץ ישר 3" o:spid="_x0000_s1028" type="#_x0000_t32" style="position:absolute;left:0;text-align:left;margin-left:302.55pt;margin-top:319.65pt;width:72.5pt;height:52.85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" strokecolor="red" strokeweight="1.5pt">
              <v:stroke endarrow="block" joinstyle="miter"/>
            </v:shape>
          </w:pict>
        </w:r>
        <w:r w:rsidR="00DE2D55" w:rsidDel="0059523B">
          <w:rPr>
            <w:rFonts w:hint="cs"/>
            <w:rtl/>
          </w:rPr>
          <w:delText>בעמוד הבא אין צורך לבחור בתכנית בתשלום</w:delText>
        </w:r>
        <w:r w:rsidR="00FD3B47" w:rsidDel="0059523B">
          <w:rPr>
            <w:rFonts w:hint="cs"/>
            <w:rtl/>
          </w:rPr>
          <w:delText>...</w:delText>
        </w:r>
        <w:r w:rsidR="00FD3264" w:rsidDel="0059523B">
          <w:rPr>
            <w:rFonts w:hint="cs"/>
            <w:rtl/>
          </w:rPr>
          <w:delText xml:space="preserve"> (שמאפשרות למשל פתיחת אתרי פרויקט פרטיים)</w:delText>
        </w:r>
        <w:r w:rsidR="00FD3B47" w:rsidDel="0059523B">
          <w:rPr>
            <w:rFonts w:hint="cs"/>
            <w:rtl/>
          </w:rPr>
          <w:delText xml:space="preserve"> ורק לאשר את יצירת החשבון</w:delText>
        </w:r>
        <w:r w:rsidR="00DE2D55" w:rsidDel="0059523B">
          <w:rPr>
            <w:rFonts w:hint="cs"/>
            <w:rtl/>
          </w:rPr>
          <w:delText>. לאחר הרישום אפשר להוסיף פרטים שונים ב</w:delText>
        </w:r>
        <w:r w:rsidR="008A67CC" w:rsidDel="0059523B">
          <w:fldChar w:fldCharType="begin"/>
        </w:r>
        <w:r w:rsidR="008A67CC" w:rsidDel="0059523B">
          <w:delInstrText xml:space="preserve"> HYPERLINK "https://github.com/settings/profile" </w:delInstrText>
        </w:r>
        <w:r w:rsidR="008A67CC" w:rsidDel="0059523B">
          <w:fldChar w:fldCharType="separate"/>
        </w:r>
        <w:r w:rsidR="00DE2D55" w:rsidRPr="00DE2D55" w:rsidDel="0059523B">
          <w:rPr>
            <w:rStyle w:val="Hyperlink"/>
            <w:rFonts w:hint="cs"/>
            <w:rtl/>
          </w:rPr>
          <w:delText>עמוד החשבון</w:delText>
        </w:r>
        <w:r w:rsidR="008A67CC" w:rsidDel="0059523B">
          <w:rPr>
            <w:rStyle w:val="Hyperlink"/>
          </w:rPr>
          <w:fldChar w:fldCharType="end"/>
        </w:r>
        <w:r w:rsidR="00DE2D55" w:rsidDel="0059523B">
          <w:rPr>
            <w:rFonts w:hint="cs"/>
            <w:rtl/>
          </w:rPr>
          <w:delText xml:space="preserve"> לבחירתכם.  א</w:delText>
        </w:r>
        <w:r w:rsidR="003E2633" w:rsidDel="0059523B">
          <w:rPr>
            <w:rFonts w:hint="cs"/>
            <w:rtl/>
          </w:rPr>
          <w:delText>תם נדרשים לפחות למלא</w:delText>
        </w:r>
        <w:r w:rsidR="00DE2D55" w:rsidDel="0059523B">
          <w:rPr>
            <w:rFonts w:hint="cs"/>
            <w:rtl/>
          </w:rPr>
          <w:delText xml:space="preserve"> בשדה האחרון מייל שמקושר לתמונה</w:delText>
        </w:r>
        <w:r w:rsidR="00527B9C" w:rsidDel="0059523B">
          <w:rPr>
            <w:rFonts w:hint="cs"/>
            <w:rtl/>
          </w:rPr>
          <w:delText>\אווטאר</w:delText>
        </w:r>
        <w:r w:rsidR="00DE2D55" w:rsidDel="0059523B">
          <w:rPr>
            <w:rFonts w:hint="cs"/>
            <w:rtl/>
          </w:rPr>
          <w:delText xml:space="preserve"> שלכם (באמצעות השרות </w:delText>
        </w:r>
        <w:r w:rsidR="008A67CC" w:rsidDel="0059523B">
          <w:fldChar w:fldCharType="begin"/>
        </w:r>
        <w:r w:rsidR="008A67CC" w:rsidDel="0059523B">
          <w:delInstrText xml:space="preserve"> HYPERLINK "https://gravatar.com/" </w:delInstrText>
        </w:r>
        <w:r w:rsidR="008A67CC" w:rsidDel="0059523B">
          <w:fldChar w:fldCharType="separate"/>
        </w:r>
        <w:r w:rsidR="00DE2D55" w:rsidRPr="00FD3264" w:rsidDel="0059523B">
          <w:rPr>
            <w:rStyle w:val="Hyperlink"/>
          </w:rPr>
          <w:delText>Gravatar</w:delText>
        </w:r>
        <w:r w:rsidR="008A67CC" w:rsidDel="0059523B">
          <w:rPr>
            <w:rStyle w:val="Hyperlink"/>
          </w:rPr>
          <w:fldChar w:fldCharType="end"/>
        </w:r>
        <w:r w:rsidR="0086663B" w:rsidDel="0059523B">
          <w:rPr>
            <w:rStyle w:val="Hyperlink"/>
            <w:rFonts w:hint="cs"/>
            <w:rtl/>
          </w:rPr>
          <w:delText xml:space="preserve"> </w:delText>
        </w:r>
        <w:r w:rsidR="0086663B" w:rsidDel="0059523B">
          <w:rPr>
            <w:rFonts w:hint="cs"/>
            <w:rtl/>
          </w:rPr>
          <w:delText>- ברישום נפרד</w:delText>
        </w:r>
        <w:r w:rsidR="00FD3264" w:rsidDel="0059523B">
          <w:rPr>
            <w:rFonts w:hint="cs"/>
            <w:rtl/>
          </w:rPr>
          <w:delText>). באופן זה יהיה קל יותר לנהל בהמשך את משימות הפרויקט השונות.</w:delText>
        </w:r>
        <w:r w:rsidR="00FD3264" w:rsidDel="0059523B">
          <w:rPr>
            <w:rtl/>
          </w:rPr>
          <w:br/>
        </w:r>
        <w:r w:rsidR="00FD3264" w:rsidDel="0059523B">
          <w:rPr>
            <w:noProof/>
          </w:rPr>
          <w:drawing>
            <wp:inline distT="0" distB="0" distL="0" distR="0" wp14:anchorId="30DAAA1B" wp14:editId="4FBC89AD">
              <wp:extent cx="5943600" cy="4631055"/>
              <wp:effectExtent l="0" t="0" r="0" b="0"/>
              <wp:docPr id="2" name="תמונה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631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275" w:name="_Toc380436527"/>
        <w:bookmarkStart w:id="276" w:name="_Toc380436618"/>
        <w:bookmarkStart w:id="277" w:name="_Toc380436710"/>
        <w:bookmarkStart w:id="278" w:name="_Toc380436815"/>
        <w:bookmarkStart w:id="279" w:name="_Toc380436900"/>
        <w:bookmarkStart w:id="280" w:name="_Toc380436985"/>
        <w:bookmarkStart w:id="281" w:name="_Toc380437070"/>
        <w:bookmarkEnd w:id="275"/>
        <w:bookmarkEnd w:id="276"/>
        <w:bookmarkEnd w:id="277"/>
        <w:bookmarkEnd w:id="278"/>
        <w:bookmarkEnd w:id="279"/>
        <w:bookmarkEnd w:id="280"/>
        <w:bookmarkEnd w:id="281"/>
      </w:del>
    </w:p>
    <w:p w:rsidR="00FD3B47" w:rsidDel="0059523B" w:rsidRDefault="00FD3264">
      <w:pPr>
        <w:numPr>
          <w:ilvl w:val="0"/>
          <w:numId w:val="10"/>
        </w:numPr>
        <w:bidi/>
        <w:spacing w:after="0"/>
        <w:rPr>
          <w:del w:id="282" w:author="Avi" w:date="2014-02-16T21:00:00Z"/>
        </w:rPr>
        <w:pPrChange w:id="283" w:author="Avi" w:date="2014-02-17T21:09:00Z">
          <w:pPr>
            <w:bidi/>
            <w:ind w:left="360"/>
          </w:pPr>
        </w:pPrChange>
      </w:pPr>
      <w:del w:id="284" w:author="Avi" w:date="2014-02-16T21:00:00Z">
        <w:r w:rsidDel="0059523B">
          <w:rPr>
            <w:rFonts w:hint="cs"/>
            <w:rtl/>
          </w:rPr>
          <w:delText>את שם המשתמש יש לשלוח לצוות הקורס בהקדם, כדי שתקבלו הרשאת כתיבה באתר הקורס הנצרכת כבר למשימת הפרויקט הראשונה שלכם.</w:delText>
        </w:r>
        <w:bookmarkStart w:id="285" w:name="_Toc380436528"/>
        <w:bookmarkStart w:id="286" w:name="_Toc380436619"/>
        <w:bookmarkStart w:id="287" w:name="_Toc380436711"/>
        <w:bookmarkStart w:id="288" w:name="_Toc380436816"/>
        <w:bookmarkStart w:id="289" w:name="_Toc380436901"/>
        <w:bookmarkStart w:id="290" w:name="_Toc380436986"/>
        <w:bookmarkStart w:id="291" w:name="_Toc380437071"/>
        <w:bookmarkEnd w:id="285"/>
        <w:bookmarkEnd w:id="286"/>
        <w:bookmarkEnd w:id="287"/>
        <w:bookmarkEnd w:id="288"/>
        <w:bookmarkEnd w:id="289"/>
        <w:bookmarkEnd w:id="290"/>
        <w:bookmarkEnd w:id="291"/>
      </w:del>
    </w:p>
    <w:p w:rsidR="00913282" w:rsidRDefault="00913282">
      <w:pPr>
        <w:pStyle w:val="2"/>
        <w:numPr>
          <w:ilvl w:val="0"/>
          <w:numId w:val="10"/>
        </w:numPr>
        <w:bidi/>
        <w:pPrChange w:id="292" w:author="Avi" w:date="2014-02-17T21:09:00Z">
          <w:pPr>
            <w:pStyle w:val="3"/>
            <w:numPr>
              <w:numId w:val="3"/>
            </w:numPr>
            <w:bidi/>
            <w:ind w:left="720" w:hanging="360"/>
          </w:pPr>
        </w:pPrChange>
      </w:pPr>
      <w:bookmarkStart w:id="293" w:name="_Toc380437072"/>
      <w:proofErr w:type="spellStart"/>
      <w:r>
        <w:t>Heroku</w:t>
      </w:r>
      <w:bookmarkEnd w:id="293"/>
      <w:proofErr w:type="spellEnd"/>
    </w:p>
    <w:p w:rsidR="00FD3B47" w:rsidRDefault="00FD3B47">
      <w:pPr>
        <w:bidi/>
        <w:spacing w:after="0"/>
        <w:ind w:left="360"/>
        <w:rPr>
          <w:ins w:id="294" w:author="Avi" w:date="2014-02-17T21:07:00Z"/>
          <w:rtl/>
        </w:rPr>
        <w:pPrChange w:id="295" w:author="Avi" w:date="2014-02-16T21:07:00Z">
          <w:pPr>
            <w:bidi/>
            <w:ind w:left="360"/>
          </w:pPr>
        </w:pPrChange>
      </w:pPr>
      <w:proofErr w:type="spellStart"/>
      <w:r>
        <w:rPr>
          <w:rFonts w:hint="cs"/>
        </w:rPr>
        <w:t>H</w:t>
      </w:r>
      <w:r>
        <w:t>eroku</w:t>
      </w:r>
      <w:proofErr w:type="spellEnd"/>
      <w:r>
        <w:rPr>
          <w:rFonts w:hint="cs"/>
          <w:rtl/>
        </w:rPr>
        <w:t xml:space="preserve"> הוא שרות הפצה (</w:t>
      </w:r>
      <w:r>
        <w:t>delivery</w:t>
      </w:r>
      <w:r>
        <w:rPr>
          <w:rFonts w:hint="cs"/>
          <w:rtl/>
        </w:rPr>
        <w:t xml:space="preserve">) לאפליקציות בענן בשיטה הנקראת </w:t>
      </w:r>
      <w:proofErr w:type="spellStart"/>
      <w:r>
        <w:t>P</w:t>
      </w:r>
      <w:r w:rsidR="00E8481B">
        <w:t>aa</w:t>
      </w:r>
      <w:r>
        <w:t>S</w:t>
      </w:r>
      <w:proofErr w:type="spellEnd"/>
      <w:r>
        <w:t xml:space="preserve"> – </w:t>
      </w:r>
      <w:r w:rsidR="00AA44A6">
        <w:fldChar w:fldCharType="begin"/>
      </w:r>
      <w:r w:rsidR="00AA44A6">
        <w:instrText xml:space="preserve"> HYPERLINK "http://en.wikipedia.org/wiki/Platform_as_a_service" </w:instrText>
      </w:r>
      <w:r w:rsidR="00AA44A6">
        <w:fldChar w:fldCharType="separate"/>
      </w:r>
      <w:r w:rsidRPr="00FD3B47">
        <w:rPr>
          <w:rStyle w:val="Hyperlink"/>
        </w:rPr>
        <w:t>Platform as a service</w:t>
      </w:r>
      <w:r w:rsidR="00AA44A6">
        <w:rPr>
          <w:rStyle w:val="Hyperlink"/>
        </w:rPr>
        <w:fldChar w:fldCharType="end"/>
      </w:r>
      <w:r>
        <w:rPr>
          <w:rFonts w:hint="cs"/>
          <w:rtl/>
        </w:rPr>
        <w:t>. השרות ישמש אתכם להפצת והרצת אב-הטיפוס שלכם בשלביו השונים ובהמשך עבור המוצר שתפתחו בפרויקט. באופן כזה החל מהיום הראשון לפיתוח יש לכם לאן להפנות לקוחות מתעניינים ואתם יודעים שהמוצר שלכם במצב פעיל.</w:t>
      </w:r>
    </w:p>
    <w:p w:rsidR="006430A8" w:rsidRDefault="006430A8">
      <w:pPr>
        <w:bidi/>
        <w:spacing w:after="0"/>
        <w:ind w:left="360"/>
        <w:rPr>
          <w:ins w:id="296" w:author="Avi" w:date="2014-02-17T21:07:00Z"/>
          <w:rtl/>
        </w:rPr>
        <w:pPrChange w:id="297" w:author="Avi" w:date="2014-02-17T21:07:00Z">
          <w:pPr>
            <w:bidi/>
            <w:ind w:left="360"/>
          </w:pPr>
        </w:pPrChange>
      </w:pPr>
    </w:p>
    <w:p w:rsidR="006430A8" w:rsidRDefault="006430A8">
      <w:pPr>
        <w:bidi/>
        <w:spacing w:after="0"/>
        <w:ind w:left="360"/>
        <w:rPr>
          <w:ins w:id="298" w:author="Avi" w:date="2014-02-17T21:04:00Z"/>
        </w:rPr>
        <w:pPrChange w:id="299" w:author="Avi" w:date="2014-02-17T21:07:00Z">
          <w:pPr>
            <w:bidi/>
            <w:spacing w:after="0"/>
            <w:ind w:left="360"/>
          </w:pPr>
        </w:pPrChange>
      </w:pPr>
      <w:ins w:id="300" w:author="Avi" w:date="2014-02-17T21:07:00Z">
        <w:r>
          <w:rPr>
            <w:rFonts w:hint="cs"/>
            <w:rtl/>
          </w:rPr>
          <w:t xml:space="preserve">כרגע כל שנדרש הוא לפתוח חשבון חינמי ע"י </w:t>
        </w:r>
        <w:r>
          <w:fldChar w:fldCharType="begin"/>
        </w:r>
        <w:r>
          <w:instrText xml:space="preserve"> HYPERLINK "https://id.heroku.com/signup/www-header" </w:instrText>
        </w:r>
        <w:r>
          <w:fldChar w:fldCharType="separate"/>
        </w:r>
        <w:r w:rsidRPr="00FD3B47">
          <w:rPr>
            <w:rStyle w:val="Hyperlink"/>
            <w:rFonts w:hint="cs"/>
            <w:rtl/>
          </w:rPr>
          <w:t>רישום</w:t>
        </w:r>
        <w:r>
          <w:rPr>
            <w:rStyle w:val="Hyperlink"/>
          </w:rPr>
          <w:fldChar w:fldCharType="end"/>
        </w:r>
        <w:r>
          <w:rPr>
            <w:rFonts w:hint="cs"/>
            <w:rtl/>
          </w:rPr>
          <w:t xml:space="preserve"> באמצעות המייל (מומלץ אותו אחד שמסרתם ל-</w:t>
        </w:r>
        <w:proofErr w:type="spellStart"/>
        <w:r>
          <w:t>github</w:t>
        </w:r>
        <w:proofErr w:type="spellEnd"/>
        <w:r>
          <w:rPr>
            <w:rFonts w:hint="cs"/>
            <w:rtl/>
          </w:rPr>
          <w:t>)</w:t>
        </w:r>
        <w:r>
          <w:t xml:space="preserve"> </w:t>
        </w:r>
        <w:r>
          <w:rPr>
            <w:rFonts w:hint="cs"/>
            <w:rtl/>
          </w:rPr>
          <w:t xml:space="preserve"> והפעלה במייל שתקבלו מהם.</w:t>
        </w:r>
      </w:ins>
    </w:p>
    <w:p w:rsidR="006430A8" w:rsidRPr="006430A8" w:rsidRDefault="006430A8">
      <w:pPr>
        <w:bidi/>
        <w:spacing w:after="0"/>
        <w:ind w:left="360"/>
        <w:rPr>
          <w:rtl/>
        </w:rPr>
        <w:pPrChange w:id="301" w:author="Avi" w:date="2014-02-17T21:04:00Z">
          <w:pPr>
            <w:bidi/>
            <w:ind w:left="360"/>
          </w:pPr>
        </w:pPrChange>
      </w:pPr>
    </w:p>
    <w:p w:rsidR="00FD3B47" w:rsidDel="006430A8" w:rsidRDefault="00FD3B47">
      <w:pPr>
        <w:numPr>
          <w:ilvl w:val="0"/>
          <w:numId w:val="10"/>
        </w:numPr>
        <w:bidi/>
        <w:spacing w:after="0"/>
        <w:rPr>
          <w:del w:id="302" w:author="Avi" w:date="2014-02-17T21:04:00Z"/>
          <w:rtl/>
        </w:rPr>
        <w:pPrChange w:id="303" w:author="Avi" w:date="2014-02-17T21:09:00Z">
          <w:pPr>
            <w:bidi/>
            <w:ind w:left="360"/>
          </w:pPr>
        </w:pPrChange>
      </w:pPr>
      <w:del w:id="304" w:author="Avi" w:date="2014-02-17T21:04:00Z">
        <w:r w:rsidDel="006430A8">
          <w:rPr>
            <w:rFonts w:hint="cs"/>
            <w:rtl/>
          </w:rPr>
          <w:delText xml:space="preserve">כרגע כל שנדרש הוא לפתוח חשבון חינמי ע"י </w:delText>
        </w:r>
        <w:r w:rsidR="008A67CC" w:rsidDel="006430A8">
          <w:fldChar w:fldCharType="begin"/>
        </w:r>
        <w:r w:rsidR="008A67CC" w:rsidDel="006430A8">
          <w:delInstrText xml:space="preserve"> HYPERLINK "https://id.heroku.com/signup/www-header" </w:delInstrText>
        </w:r>
        <w:r w:rsidR="008A67CC" w:rsidDel="006430A8">
          <w:fldChar w:fldCharType="separate"/>
        </w:r>
        <w:r w:rsidRPr="00FD3B47" w:rsidDel="006430A8">
          <w:rPr>
            <w:rStyle w:val="Hyperlink"/>
            <w:rFonts w:hint="cs"/>
            <w:rtl/>
          </w:rPr>
          <w:delText>רישום</w:delText>
        </w:r>
        <w:r w:rsidR="008A67CC" w:rsidDel="006430A8">
          <w:rPr>
            <w:rStyle w:val="Hyperlink"/>
          </w:rPr>
          <w:fldChar w:fldCharType="end"/>
        </w:r>
        <w:r w:rsidDel="006430A8">
          <w:rPr>
            <w:rFonts w:hint="cs"/>
            <w:rtl/>
          </w:rPr>
          <w:delText xml:space="preserve"> באמצעות המייל (מומלץ אותו אחד שמסרתם ל-</w:delText>
        </w:r>
        <w:r w:rsidDel="006430A8">
          <w:delText>github</w:delText>
        </w:r>
        <w:r w:rsidDel="006430A8">
          <w:rPr>
            <w:rFonts w:hint="cs"/>
            <w:rtl/>
          </w:rPr>
          <w:delText>)</w:delText>
        </w:r>
        <w:r w:rsidDel="006430A8">
          <w:delText xml:space="preserve"> </w:delText>
        </w:r>
        <w:r w:rsidDel="006430A8">
          <w:rPr>
            <w:rFonts w:hint="cs"/>
            <w:rtl/>
          </w:rPr>
          <w:delText xml:space="preserve"> והפעלה במייל שתקבלו מהם.</w:delText>
        </w:r>
        <w:bookmarkStart w:id="305" w:name="_Toc380436530"/>
        <w:bookmarkStart w:id="306" w:name="_Toc380436621"/>
        <w:bookmarkStart w:id="307" w:name="_Toc380436713"/>
        <w:bookmarkStart w:id="308" w:name="_Toc380436818"/>
        <w:bookmarkStart w:id="309" w:name="_Toc380436903"/>
        <w:bookmarkStart w:id="310" w:name="_Toc380436988"/>
        <w:bookmarkStart w:id="311" w:name="_Toc380437073"/>
        <w:bookmarkEnd w:id="305"/>
        <w:bookmarkEnd w:id="306"/>
        <w:bookmarkEnd w:id="307"/>
        <w:bookmarkEnd w:id="308"/>
        <w:bookmarkEnd w:id="309"/>
        <w:bookmarkEnd w:id="310"/>
        <w:bookmarkEnd w:id="311"/>
      </w:del>
    </w:p>
    <w:p w:rsidR="00705636" w:rsidRDefault="00913282">
      <w:pPr>
        <w:pStyle w:val="2"/>
        <w:numPr>
          <w:ilvl w:val="0"/>
          <w:numId w:val="10"/>
        </w:numPr>
        <w:bidi/>
        <w:pPrChange w:id="312" w:author="Avi" w:date="2014-02-17T21:09:00Z">
          <w:pPr>
            <w:pStyle w:val="3"/>
            <w:numPr>
              <w:numId w:val="3"/>
            </w:numPr>
            <w:bidi/>
            <w:ind w:left="720" w:hanging="360"/>
          </w:pPr>
        </w:pPrChange>
      </w:pPr>
      <w:bookmarkStart w:id="313" w:name="_Toc380437074"/>
      <w:r>
        <w:rPr>
          <w:rFonts w:hint="cs"/>
          <w:rtl/>
        </w:rPr>
        <w:t>פ</w:t>
      </w:r>
      <w:r w:rsidR="00705636">
        <w:rPr>
          <w:rFonts w:hint="cs"/>
          <w:rtl/>
        </w:rPr>
        <w:t>ורום הקורס</w:t>
      </w:r>
      <w:bookmarkEnd w:id="313"/>
    </w:p>
    <w:p w:rsidR="0059523B" w:rsidRDefault="0059523B">
      <w:pPr>
        <w:bidi/>
        <w:spacing w:after="0"/>
        <w:ind w:left="360"/>
        <w:rPr>
          <w:ins w:id="314" w:author="Avi" w:date="2014-02-16T21:04:00Z"/>
          <w:rtl/>
        </w:rPr>
        <w:pPrChange w:id="315" w:author="Avi" w:date="2014-02-16T21:07:00Z">
          <w:pPr>
            <w:bidi/>
            <w:ind w:left="360"/>
          </w:pPr>
        </w:pPrChange>
      </w:pPr>
      <w:ins w:id="316" w:author="Avi" w:date="2014-02-16T21:03:00Z">
        <w:r>
          <w:rPr>
            <w:rFonts w:hint="cs"/>
            <w:rtl/>
          </w:rPr>
          <w:t xml:space="preserve">כדי </w:t>
        </w:r>
      </w:ins>
      <w:ins w:id="317" w:author="Avi" w:date="2014-02-16T21:04:00Z">
        <w:r w:rsidR="00131724">
          <w:rPr>
            <w:rFonts w:hint="cs"/>
            <w:rtl/>
          </w:rPr>
          <w:t>להישאר מעודכנים, פתחנו</w:t>
        </w:r>
      </w:ins>
      <w:ins w:id="318" w:author="Avi" w:date="2014-02-16T21:06:00Z">
        <w:r w:rsidR="00131724">
          <w:rPr>
            <w:rFonts w:hint="cs"/>
            <w:rtl/>
          </w:rPr>
          <w:t xml:space="preserve"> </w:t>
        </w:r>
        <w:r w:rsidR="00131724">
          <w:t>Hangout</w:t>
        </w:r>
      </w:ins>
      <w:ins w:id="319" w:author="Avi" w:date="2014-02-16T21:04:00Z">
        <w:r>
          <w:rPr>
            <w:rFonts w:hint="cs"/>
            <w:rtl/>
          </w:rPr>
          <w:t xml:space="preserve"> של </w:t>
        </w:r>
        <w:r>
          <w:t>google+</w:t>
        </w:r>
        <w:r>
          <w:rPr>
            <w:rFonts w:hint="cs"/>
            <w:rtl/>
          </w:rPr>
          <w:t xml:space="preserve">. </w:t>
        </w:r>
      </w:ins>
    </w:p>
    <w:p w:rsidR="00705636" w:rsidDel="0059523B" w:rsidRDefault="00705636">
      <w:pPr>
        <w:bidi/>
        <w:spacing w:after="0"/>
        <w:ind w:left="360"/>
        <w:rPr>
          <w:del w:id="320" w:author="Avi" w:date="2014-02-16T21:03:00Z"/>
          <w:rtl/>
        </w:rPr>
        <w:pPrChange w:id="321" w:author="Avi" w:date="2014-02-16T21:07:00Z">
          <w:pPr>
            <w:bidi/>
            <w:ind w:left="360"/>
          </w:pPr>
        </w:pPrChange>
      </w:pPr>
      <w:del w:id="322" w:author="Avi" w:date="2014-02-16T21:05:00Z">
        <w:r w:rsidDel="00131724">
          <w:rPr>
            <w:rFonts w:hint="cs"/>
            <w:rtl/>
          </w:rPr>
          <w:delText xml:space="preserve">הירשמו לפורום הקורס כפי שיוחלט בשיתוף הכיתה וצוות הקורס. </w:delText>
        </w:r>
      </w:del>
      <w:r>
        <w:rPr>
          <w:rFonts w:hint="cs"/>
          <w:rtl/>
        </w:rPr>
        <w:t xml:space="preserve">מומלץ להגדיר עדכון במייל על הודעות </w:t>
      </w:r>
      <w:del w:id="323" w:author="Avi" w:date="2014-02-16T21:06:00Z">
        <w:r w:rsidDel="00131724">
          <w:rPr>
            <w:rFonts w:hint="cs"/>
            <w:rtl/>
          </w:rPr>
          <w:delText xml:space="preserve">בפורום </w:delText>
        </w:r>
      </w:del>
      <w:r>
        <w:rPr>
          <w:rFonts w:hint="cs"/>
          <w:rtl/>
        </w:rPr>
        <w:t xml:space="preserve">או כל דרך </w:t>
      </w:r>
      <w:r w:rsidR="00F10BD9">
        <w:rPr>
          <w:rFonts w:hint="cs"/>
          <w:rtl/>
        </w:rPr>
        <w:t xml:space="preserve">אחרת </w:t>
      </w:r>
      <w:r>
        <w:rPr>
          <w:rFonts w:hint="cs"/>
          <w:rtl/>
        </w:rPr>
        <w:t>שתגרום לכם להישאר מעודכנים בנעשה.</w:t>
      </w:r>
    </w:p>
    <w:p w:rsidR="00145A81" w:rsidRDefault="00CD47FB">
      <w:pPr>
        <w:bidi/>
        <w:spacing w:after="0"/>
        <w:ind w:left="360"/>
        <w:rPr>
          <w:rtl/>
        </w:rPr>
        <w:pPrChange w:id="324" w:author="Avi" w:date="2014-02-16T21:07:00Z">
          <w:pPr>
            <w:bidi/>
            <w:ind w:left="360"/>
          </w:pPr>
        </w:pPrChange>
      </w:pPr>
      <w:del w:id="325" w:author="Avi" w:date="2014-02-16T21:03:00Z">
        <w:r>
          <w:rPr>
            <w:noProof/>
            <w:rtl/>
          </w:rPr>
          <w:pict>
            <v:shape id="מחבר חץ ישר 5" o:spid="_x0000_s1027" type="#_x0000_t32" style="position:absolute;left:0;text-align:left;margin-left:382.7pt;margin-top:3.4pt;width:33.7pt;height:17.6pt;flip:x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" strokecolor="red" strokeweight="1.5pt">
              <v:stroke endarrow="block" joinstyle="miter"/>
            </v:shape>
          </w:pict>
        </w:r>
        <w:r w:rsidR="00145A81" w:rsidDel="0059523B">
          <w:rPr>
            <w:noProof/>
          </w:rPr>
          <w:drawing>
            <wp:inline distT="0" distB="0" distL="0" distR="0" wp14:anchorId="0EFA90B6" wp14:editId="3D8E47F2">
              <wp:extent cx="5943600" cy="1572895"/>
              <wp:effectExtent l="19050" t="0" r="0" b="0"/>
              <wp:docPr id="16" name="תמונה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72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145A81" w:rsidDel="00131724" w:rsidRDefault="00145A81">
      <w:pPr>
        <w:bidi/>
        <w:spacing w:after="0"/>
        <w:ind w:left="360"/>
        <w:rPr>
          <w:del w:id="326" w:author="Avi" w:date="2014-02-16T21:07:00Z"/>
          <w:rtl/>
        </w:rPr>
        <w:pPrChange w:id="327" w:author="Avi" w:date="2014-02-16T21:07:00Z">
          <w:pPr>
            <w:bidi/>
            <w:ind w:left="360"/>
          </w:pPr>
        </w:pPrChange>
      </w:pPr>
      <w:del w:id="328" w:author="Avi" w:date="2014-02-16T21:06:00Z">
        <w:r w:rsidRPr="008C63B9" w:rsidDel="00131724">
          <w:rPr>
            <w:rFonts w:hint="cs"/>
            <w:rtl/>
          </w:rPr>
          <w:delText xml:space="preserve">אם נבחר בקהילה של </w:delText>
        </w:r>
        <w:r w:rsidRPr="008C63B9" w:rsidDel="00131724">
          <w:delText>google+</w:delText>
        </w:r>
        <w:r w:rsidRPr="008C63B9" w:rsidDel="00131724">
          <w:rPr>
            <w:rFonts w:hint="cs"/>
            <w:rtl/>
          </w:rPr>
          <w:delText xml:space="preserve"> דאגו שאתם מקבלי</w:delText>
        </w:r>
        <w:r w:rsidR="008C63B9" w:rsidDel="00131724">
          <w:rPr>
            <w:rFonts w:hint="cs"/>
            <w:rtl/>
          </w:rPr>
          <w:delText>ם עדכונים במייל או בשולחן העבודה</w:delText>
        </w:r>
      </w:del>
      <w:ins w:id="329" w:author="Avi" w:date="2014-02-16T21:06:00Z">
        <w:r w:rsidR="00131724">
          <w:rPr>
            <w:rFonts w:hint="cs"/>
            <w:rtl/>
          </w:rPr>
          <w:t>ניתן לעשות זאת דרך הלינק ל</w:t>
        </w:r>
      </w:ins>
      <w:del w:id="330" w:author="Avi" w:date="2014-02-16T21:07:00Z">
        <w:r w:rsidR="008C63B9" w:rsidDel="00131724">
          <w:rPr>
            <w:rFonts w:hint="cs"/>
            <w:rtl/>
          </w:rPr>
          <w:delText>:</w:delText>
        </w:r>
      </w:del>
    </w:p>
    <w:p w:rsidR="008C63B9" w:rsidRDefault="008C63B9">
      <w:pPr>
        <w:bidi/>
        <w:spacing w:after="0"/>
        <w:ind w:left="360"/>
        <w:rPr>
          <w:rtl/>
        </w:rPr>
        <w:pPrChange w:id="331" w:author="Avi" w:date="2014-02-16T21:07:00Z">
          <w:pPr>
            <w:bidi/>
            <w:ind w:left="360"/>
          </w:pPr>
        </w:pPrChange>
      </w:pPr>
      <w:del w:id="332" w:author="Avi" w:date="2014-02-16T21:07:00Z">
        <w:r w:rsidDel="00131724">
          <w:rPr>
            <w:rFonts w:hint="cs"/>
            <w:rtl/>
          </w:rPr>
          <w:delText xml:space="preserve">הלינק של ה </w:delText>
        </w:r>
      </w:del>
      <w:r w:rsidR="008A67CC">
        <w:fldChar w:fldCharType="begin"/>
      </w:r>
      <w:r w:rsidR="008A67CC">
        <w:instrText xml:space="preserve"> HYPERLINK "https://plus.google.com/communities/107696123473962049123?hl=en" </w:instrText>
      </w:r>
      <w:r w:rsidR="008A67CC">
        <w:fldChar w:fldCharType="separate"/>
      </w:r>
      <w:r w:rsidRPr="008C63B9">
        <w:rPr>
          <w:rStyle w:val="Hyperlink"/>
        </w:rPr>
        <w:t>Hangout</w:t>
      </w:r>
      <w:r w:rsidR="008A67CC">
        <w:rPr>
          <w:rStyle w:val="Hyperlink"/>
        </w:rPr>
        <w:fldChar w:fldCharType="end"/>
      </w:r>
      <w:del w:id="333" w:author="Avi" w:date="2014-02-16T21:07:00Z">
        <w:r w:rsidDel="00131724">
          <w:rPr>
            <w:rFonts w:hint="cs"/>
            <w:rtl/>
          </w:rPr>
          <w:delText>.</w:delText>
        </w:r>
      </w:del>
      <w:ins w:id="334" w:author="Avi" w:date="2014-02-16T21:07:00Z">
        <w:r w:rsidR="00131724">
          <w:rPr>
            <w:rFonts w:hint="cs"/>
            <w:rtl/>
          </w:rPr>
          <w:t xml:space="preserve"> כפי שמתואר בתמונה הבאה:</w:t>
        </w:r>
      </w:ins>
    </w:p>
    <w:p w:rsidR="008C63B9" w:rsidRDefault="00CD47FB">
      <w:pPr>
        <w:bidi/>
        <w:spacing w:after="0"/>
        <w:ind w:left="360"/>
        <w:rPr>
          <w:rtl/>
        </w:rPr>
        <w:pPrChange w:id="335" w:author="Avi" w:date="2014-02-16T21:07:00Z">
          <w:pPr>
            <w:bidi/>
            <w:ind w:left="360"/>
          </w:pPr>
        </w:pPrChange>
      </w:pPr>
      <w:r>
        <w:rPr>
          <w:noProof/>
          <w:rtl/>
        </w:rPr>
        <w:pict>
          <v:shape id="_x0000_s1032" type="#_x0000_t32" style="position:absolute;left:0;text-align:left;margin-left:125.9pt;margin-top:48.15pt;width:33.7pt;height:17.6pt;flip:x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" strokecolor="red" strokeweight="1.5pt">
            <v:stroke endarrow="block" joinstyle="miter"/>
          </v:shape>
        </w:pict>
      </w:r>
      <w:r w:rsidR="008C63B9">
        <w:rPr>
          <w:noProof/>
        </w:rPr>
        <w:drawing>
          <wp:inline distT="0" distB="0" distL="0" distR="0" wp14:anchorId="166AE0BD" wp14:editId="1D3C73A0">
            <wp:extent cx="4946073" cy="35240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704" cy="35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B9" w:rsidRDefault="008C63B9">
      <w:pPr>
        <w:bidi/>
        <w:spacing w:after="0"/>
        <w:ind w:left="360"/>
        <w:rPr>
          <w:rtl/>
        </w:rPr>
        <w:pPrChange w:id="336" w:author="Avi" w:date="2014-02-16T21:07:00Z">
          <w:pPr>
            <w:bidi/>
            <w:ind w:left="360"/>
          </w:pPr>
        </w:pPrChange>
      </w:pPr>
    </w:p>
    <w:p w:rsidR="00705636" w:rsidRDefault="00705636">
      <w:pPr>
        <w:bidi/>
        <w:spacing w:after="0"/>
        <w:ind w:left="360"/>
        <w:pPrChange w:id="337" w:author="Avi" w:date="2014-02-16T21:07:00Z">
          <w:pPr>
            <w:bidi/>
            <w:ind w:left="360"/>
          </w:pPr>
        </w:pPrChange>
      </w:pPr>
    </w:p>
    <w:p w:rsidR="00131724" w:rsidRDefault="00131724">
      <w:pPr>
        <w:rPr>
          <w:ins w:id="338" w:author="Avi" w:date="2014-02-16T21:09:00Z"/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rtl/>
        </w:rPr>
      </w:pPr>
      <w:ins w:id="339" w:author="Avi" w:date="2014-02-16T21:09:00Z">
        <w:r>
          <w:rPr>
            <w:rtl/>
          </w:rPr>
          <w:br w:type="page"/>
        </w:r>
      </w:ins>
    </w:p>
    <w:p w:rsidR="00705636" w:rsidRPr="00BC0939" w:rsidRDefault="00913282">
      <w:pPr>
        <w:pStyle w:val="2"/>
        <w:numPr>
          <w:ilvl w:val="0"/>
          <w:numId w:val="10"/>
        </w:numPr>
        <w:bidi/>
        <w:pPrChange w:id="340" w:author="Avi" w:date="2014-02-17T21:09:00Z">
          <w:pPr>
            <w:pStyle w:val="3"/>
            <w:numPr>
              <w:numId w:val="3"/>
            </w:numPr>
            <w:bidi/>
            <w:ind w:left="720" w:hanging="360"/>
          </w:pPr>
        </w:pPrChange>
      </w:pPr>
      <w:bookmarkStart w:id="341" w:name="_Toc380437075"/>
      <w:r w:rsidRPr="00BC0939">
        <w:rPr>
          <w:rFonts w:hint="cs"/>
          <w:rtl/>
        </w:rPr>
        <w:t>טופס רישום לקורס</w:t>
      </w:r>
      <w:bookmarkEnd w:id="341"/>
    </w:p>
    <w:p w:rsidR="00131724" w:rsidRDefault="0086663B">
      <w:pPr>
        <w:bidi/>
        <w:spacing w:after="0"/>
        <w:ind w:left="360"/>
        <w:rPr>
          <w:ins w:id="342" w:author="Avi" w:date="2014-02-16T21:10:00Z"/>
          <w:rtl/>
        </w:rPr>
        <w:pPrChange w:id="343" w:author="Avi" w:date="2014-02-16T21:07:00Z">
          <w:pPr>
            <w:bidi/>
            <w:ind w:left="360"/>
          </w:pPr>
        </w:pPrChange>
      </w:pPr>
      <w:r>
        <w:rPr>
          <w:rFonts w:hint="cs"/>
          <w:rtl/>
        </w:rPr>
        <w:t>שלחו לנו את פרטיכם בעזרת טופס הגשת המשימות</w:t>
      </w:r>
      <w:r w:rsidR="00E8481B">
        <w:rPr>
          <w:rFonts w:hint="cs"/>
          <w:rtl/>
        </w:rPr>
        <w:t xml:space="preserve"> של הקורס</w:t>
      </w:r>
      <w:ins w:id="344" w:author="Avi" w:date="2014-02-16T21:09:00Z">
        <w:r w:rsidR="00131724">
          <w:rPr>
            <w:rFonts w:hint="cs"/>
            <w:rtl/>
          </w:rPr>
          <w:t>.</w:t>
        </w:r>
      </w:ins>
    </w:p>
    <w:p w:rsidR="00131724" w:rsidRDefault="00705636">
      <w:pPr>
        <w:bidi/>
        <w:spacing w:after="0"/>
        <w:ind w:left="360"/>
        <w:rPr>
          <w:ins w:id="345" w:author="Avi" w:date="2014-02-16T21:10:00Z"/>
          <w:rtl/>
        </w:rPr>
        <w:pPrChange w:id="346" w:author="Avi" w:date="2014-02-16T21:10:00Z">
          <w:pPr>
            <w:bidi/>
            <w:ind w:left="360"/>
          </w:pPr>
        </w:pPrChange>
      </w:pPr>
      <w:del w:id="347" w:author="Avi" w:date="2014-02-16T21:10:00Z">
        <w:r w:rsidDel="00131724">
          <w:rPr>
            <w:rFonts w:hint="cs"/>
            <w:rtl/>
          </w:rPr>
          <w:delText xml:space="preserve"> (</w:delText>
        </w:r>
      </w:del>
      <w:r>
        <w:rPr>
          <w:rFonts w:hint="cs"/>
          <w:rtl/>
        </w:rPr>
        <w:t>נא לכלול</w:t>
      </w:r>
      <w:ins w:id="348" w:author="Avi" w:date="2014-02-16T21:10:00Z">
        <w:r w:rsidR="00131724">
          <w:rPr>
            <w:rFonts w:hint="cs"/>
            <w:rtl/>
          </w:rPr>
          <w:t>:</w:t>
        </w:r>
      </w:ins>
    </w:p>
    <w:p w:rsidR="00131724" w:rsidRDefault="00705636">
      <w:pPr>
        <w:pStyle w:val="a3"/>
        <w:numPr>
          <w:ilvl w:val="0"/>
          <w:numId w:val="9"/>
        </w:numPr>
        <w:bidi/>
        <w:spacing w:after="0"/>
        <w:rPr>
          <w:ins w:id="349" w:author="Avi" w:date="2014-02-16T21:10:00Z"/>
        </w:rPr>
        <w:pPrChange w:id="350" w:author="Avi" w:date="2014-02-16T21:10:00Z">
          <w:pPr>
            <w:bidi/>
            <w:ind w:left="360"/>
          </w:pPr>
        </w:pPrChange>
      </w:pPr>
      <w:del w:id="351" w:author="Avi" w:date="2014-02-16T21:10:00Z">
        <w:r w:rsidDel="00131724">
          <w:rPr>
            <w:rFonts w:hint="cs"/>
            <w:rtl/>
          </w:rPr>
          <w:delText xml:space="preserve"> </w:delText>
        </w:r>
      </w:del>
      <w:r>
        <w:rPr>
          <w:rFonts w:hint="cs"/>
          <w:rtl/>
        </w:rPr>
        <w:t>שם</w:t>
      </w:r>
      <w:del w:id="352" w:author="Avi" w:date="2014-02-16T21:10:00Z">
        <w:r w:rsidDel="00131724">
          <w:rPr>
            <w:rFonts w:hint="cs"/>
            <w:rtl/>
          </w:rPr>
          <w:delText>,</w:delText>
        </w:r>
      </w:del>
    </w:p>
    <w:p w:rsidR="00131724" w:rsidRDefault="00705636">
      <w:pPr>
        <w:pStyle w:val="a3"/>
        <w:numPr>
          <w:ilvl w:val="0"/>
          <w:numId w:val="9"/>
        </w:numPr>
        <w:bidi/>
        <w:spacing w:after="0"/>
        <w:rPr>
          <w:ins w:id="353" w:author="Avi" w:date="2014-02-16T21:10:00Z"/>
        </w:rPr>
        <w:pPrChange w:id="354" w:author="Avi" w:date="2014-02-16T21:10:00Z">
          <w:pPr>
            <w:bidi/>
            <w:ind w:left="360"/>
          </w:pPr>
        </w:pPrChange>
      </w:pPr>
      <w:del w:id="355" w:author="Avi" w:date="2014-02-16T21:10:00Z">
        <w:r w:rsidDel="00131724">
          <w:rPr>
            <w:rFonts w:hint="cs"/>
            <w:rtl/>
          </w:rPr>
          <w:delText xml:space="preserve"> </w:delText>
        </w:r>
      </w:del>
      <w:r>
        <w:rPr>
          <w:rFonts w:hint="cs"/>
          <w:rtl/>
        </w:rPr>
        <w:t>ת.ז.</w:t>
      </w:r>
      <w:del w:id="356" w:author="Avi" w:date="2014-02-16T21:10:00Z">
        <w:r w:rsidDel="00131724">
          <w:rPr>
            <w:rFonts w:hint="cs"/>
            <w:rtl/>
          </w:rPr>
          <w:delText xml:space="preserve">, </w:delText>
        </w:r>
      </w:del>
    </w:p>
    <w:p w:rsidR="00131724" w:rsidRDefault="00705636">
      <w:pPr>
        <w:pStyle w:val="a3"/>
        <w:numPr>
          <w:ilvl w:val="0"/>
          <w:numId w:val="9"/>
        </w:numPr>
        <w:bidi/>
        <w:spacing w:after="0"/>
        <w:rPr>
          <w:ins w:id="357" w:author="Avi" w:date="2014-02-16T21:10:00Z"/>
        </w:rPr>
        <w:pPrChange w:id="358" w:author="Avi" w:date="2014-02-16T21:10:00Z">
          <w:pPr>
            <w:bidi/>
            <w:ind w:left="360"/>
          </w:pPr>
        </w:pPrChange>
      </w:pPr>
      <w:r>
        <w:rPr>
          <w:rFonts w:hint="cs"/>
          <w:rtl/>
        </w:rPr>
        <w:t xml:space="preserve">מייל </w:t>
      </w:r>
      <w:del w:id="359" w:author="Avi" w:date="2014-02-16T21:10:00Z">
        <w:r w:rsidDel="00131724">
          <w:rPr>
            <w:rFonts w:hint="cs"/>
            <w:rtl/>
          </w:rPr>
          <w:delText>ו</w:delText>
        </w:r>
      </w:del>
    </w:p>
    <w:p w:rsidR="00131724" w:rsidRDefault="00705636">
      <w:pPr>
        <w:pStyle w:val="a3"/>
        <w:numPr>
          <w:ilvl w:val="0"/>
          <w:numId w:val="9"/>
        </w:numPr>
        <w:bidi/>
        <w:spacing w:after="0"/>
        <w:rPr>
          <w:ins w:id="360" w:author="Avi" w:date="2014-02-16T21:10:00Z"/>
        </w:rPr>
        <w:pPrChange w:id="361" w:author="Avi" w:date="2014-02-16T21:10:00Z">
          <w:pPr>
            <w:bidi/>
            <w:ind w:left="360"/>
          </w:pPr>
        </w:pPrChange>
      </w:pPr>
      <w:r>
        <w:rPr>
          <w:rFonts w:hint="cs"/>
          <w:rtl/>
        </w:rPr>
        <w:t>שם משתמש ב-</w:t>
      </w:r>
      <w:proofErr w:type="spellStart"/>
      <w:r>
        <w:t>github</w:t>
      </w:r>
      <w:proofErr w:type="spellEnd"/>
      <w:del w:id="362" w:author="Avi" w:date="2014-02-16T21:10:00Z">
        <w:r w:rsidDel="00131724">
          <w:rPr>
            <w:rFonts w:hint="cs"/>
            <w:rtl/>
          </w:rPr>
          <w:delText>)</w:delText>
        </w:r>
      </w:del>
      <w:r>
        <w:rPr>
          <w:rtl/>
        </w:rPr>
        <w:br/>
      </w:r>
    </w:p>
    <w:p w:rsidR="00705636" w:rsidRDefault="00D1330D">
      <w:pPr>
        <w:bidi/>
        <w:spacing w:after="0"/>
        <w:ind w:left="785"/>
        <w:rPr>
          <w:ins w:id="363" w:author="Avi" w:date="2014-02-16T21:10:00Z"/>
          <w:rtl/>
        </w:rPr>
        <w:pPrChange w:id="364" w:author="Avi" w:date="2014-02-16T21:10:00Z">
          <w:pPr>
            <w:bidi/>
            <w:ind w:left="360"/>
          </w:pPr>
        </w:pPrChange>
      </w:pPr>
      <w:r>
        <w:rPr>
          <w:rFonts w:hint="cs"/>
          <w:rtl/>
        </w:rPr>
        <w:t>עד כאן ל</w:t>
      </w:r>
      <w:r w:rsidR="005C6C69">
        <w:rPr>
          <w:rFonts w:hint="cs"/>
          <w:rtl/>
        </w:rPr>
        <w:t>תחילת הקורס</w:t>
      </w:r>
      <w:r>
        <w:rPr>
          <w:rFonts w:hint="cs"/>
          <w:rtl/>
        </w:rPr>
        <w:t xml:space="preserve"> - </w:t>
      </w:r>
      <w:r w:rsidR="00705636">
        <w:rPr>
          <w:rFonts w:hint="cs"/>
          <w:rtl/>
        </w:rPr>
        <w:t>נא לה</w:t>
      </w:r>
      <w:r>
        <w:rPr>
          <w:rFonts w:hint="cs"/>
          <w:rtl/>
        </w:rPr>
        <w:t xml:space="preserve">קדים ברישום כדי לקבל הרשאות </w:t>
      </w:r>
      <w:r w:rsidR="005C6C69">
        <w:rPr>
          <w:rFonts w:hint="cs"/>
          <w:rtl/>
        </w:rPr>
        <w:t xml:space="preserve">כתיבה </w:t>
      </w:r>
      <w:r>
        <w:rPr>
          <w:rFonts w:hint="cs"/>
          <w:rtl/>
        </w:rPr>
        <w:t>באתר הקורס.</w:t>
      </w:r>
    </w:p>
    <w:p w:rsidR="00131724" w:rsidRPr="001E0130" w:rsidRDefault="00131724">
      <w:pPr>
        <w:bidi/>
        <w:spacing w:after="0"/>
        <w:ind w:left="785"/>
        <w:rPr>
          <w:rtl/>
        </w:rPr>
        <w:pPrChange w:id="365" w:author="Avi" w:date="2014-02-16T21:10:00Z">
          <w:pPr>
            <w:bidi/>
            <w:ind w:left="360"/>
          </w:pPr>
        </w:pPrChange>
      </w:pPr>
    </w:p>
    <w:p w:rsidR="00DB3640" w:rsidRDefault="00DB3640">
      <w:pPr>
        <w:pStyle w:val="1"/>
        <w:bidi/>
        <w:rPr>
          <w:ins w:id="366" w:author="Avi" w:date="2014-02-16T21:16:00Z"/>
          <w:rtl/>
        </w:rPr>
        <w:pPrChange w:id="367" w:author="Avi" w:date="2014-02-17T21:08:00Z">
          <w:pPr>
            <w:pStyle w:val="2"/>
            <w:numPr>
              <w:numId w:val="7"/>
            </w:numPr>
            <w:bidi/>
            <w:ind w:left="720" w:hanging="360"/>
          </w:pPr>
        </w:pPrChange>
      </w:pPr>
      <w:bookmarkStart w:id="368" w:name="_Toc380437076"/>
      <w:r>
        <w:rPr>
          <w:rFonts w:hint="cs"/>
          <w:rtl/>
        </w:rPr>
        <w:t>התקנות</w:t>
      </w:r>
      <w:r w:rsidR="005C6C69">
        <w:rPr>
          <w:rFonts w:hint="cs"/>
          <w:rtl/>
        </w:rPr>
        <w:t xml:space="preserve"> והפצת דף ראשוני</w:t>
      </w:r>
      <w:bookmarkEnd w:id="368"/>
    </w:p>
    <w:p w:rsidR="00131724" w:rsidRDefault="005F6068">
      <w:pPr>
        <w:pStyle w:val="2"/>
        <w:numPr>
          <w:ilvl w:val="0"/>
          <w:numId w:val="11"/>
        </w:numPr>
        <w:bidi/>
        <w:rPr>
          <w:ins w:id="369" w:author="Avi" w:date="2014-02-16T21:16:00Z"/>
        </w:rPr>
        <w:pPrChange w:id="370" w:author="Avi" w:date="2014-02-17T21:10:00Z">
          <w:pPr>
            <w:pStyle w:val="3"/>
            <w:numPr>
              <w:numId w:val="5"/>
            </w:numPr>
            <w:bidi/>
            <w:spacing w:before="0"/>
            <w:ind w:left="720" w:hanging="360"/>
          </w:pPr>
        </w:pPrChange>
      </w:pPr>
      <w:bookmarkStart w:id="371" w:name="_Toc380437077"/>
      <w:ins w:id="372" w:author="Avi" w:date="2014-02-17T21:41:00Z">
        <w:r>
          <w:rPr>
            <w:rtl/>
          </w:rPr>
          <w:softHyphen/>
        </w:r>
      </w:ins>
      <w:ins w:id="373" w:author="Avi" w:date="2014-02-16T21:16:00Z">
        <w:r w:rsidR="00131724">
          <w:rPr>
            <w:rFonts w:hint="cs"/>
            <w:rtl/>
          </w:rPr>
          <w:t xml:space="preserve">סביבת פיתוח לרשת </w:t>
        </w:r>
        <w:proofErr w:type="spellStart"/>
        <w:r w:rsidR="00131724">
          <w:rPr>
            <w:rFonts w:hint="cs"/>
            <w:rtl/>
          </w:rPr>
          <w:t>בג'אוה</w:t>
        </w:r>
        <w:proofErr w:type="spellEnd"/>
        <w:r w:rsidR="00131724">
          <w:rPr>
            <w:rFonts w:hint="cs"/>
            <w:rtl/>
          </w:rPr>
          <w:t xml:space="preserve"> </w:t>
        </w:r>
        <w:r w:rsidR="00131724">
          <w:rPr>
            <w:rtl/>
          </w:rPr>
          <w:t>–</w:t>
        </w:r>
        <w:r w:rsidR="00131724">
          <w:rPr>
            <w:rFonts w:hint="cs"/>
            <w:rtl/>
          </w:rPr>
          <w:t xml:space="preserve"> </w:t>
        </w:r>
        <w:r w:rsidR="00131724">
          <w:fldChar w:fldCharType="begin"/>
        </w:r>
        <w:r w:rsidR="00131724">
          <w:instrText xml:space="preserve"> HYPERLINK "http://www.playframework.com/" </w:instrText>
        </w:r>
        <w:r w:rsidR="00131724">
          <w:fldChar w:fldCharType="separate"/>
        </w:r>
        <w:r w:rsidR="00131724" w:rsidRPr="00BC0939">
          <w:t>Play Framework 2</w:t>
        </w:r>
        <w:bookmarkEnd w:id="371"/>
        <w:r w:rsidR="00131724">
          <w:fldChar w:fldCharType="end"/>
        </w:r>
      </w:ins>
    </w:p>
    <w:p w:rsidR="00131724" w:rsidRDefault="00131724" w:rsidP="00A21666">
      <w:pPr>
        <w:pStyle w:val="a3"/>
        <w:bidi/>
        <w:spacing w:after="0"/>
        <w:rPr>
          <w:ins w:id="374" w:author="Avi" w:date="2014-02-16T21:16:00Z"/>
          <w:rtl/>
        </w:rPr>
      </w:pPr>
      <w:ins w:id="375" w:author="Avi" w:date="2014-02-16T21:16:00Z">
        <w:r>
          <w:fldChar w:fldCharType="begin"/>
        </w:r>
        <w:r>
          <w:instrText xml:space="preserve"> HYPERLINK "http://www.playframework.com/" </w:instrText>
        </w:r>
        <w:r>
          <w:fldChar w:fldCharType="separate"/>
        </w:r>
        <w:r w:rsidRPr="00BC0939">
          <w:rPr>
            <w:rStyle w:val="Hyperlink"/>
          </w:rPr>
          <w:t>Play</w:t>
        </w:r>
        <w:r>
          <w:rPr>
            <w:rStyle w:val="Hyperlink"/>
          </w:rPr>
          <w:fldChar w:fldCharType="end"/>
        </w:r>
        <w:r>
          <w:rPr>
            <w:rFonts w:hint="cs"/>
            <w:rtl/>
          </w:rPr>
          <w:t xml:space="preserve"> היא סביבת פיתוח מודרנית לאפליקציות רשת </w:t>
        </w:r>
        <w:proofErr w:type="spellStart"/>
        <w:r>
          <w:rPr>
            <w:rFonts w:hint="cs"/>
            <w:rtl/>
          </w:rPr>
          <w:t>בג'אוה</w:t>
        </w:r>
        <w:proofErr w:type="spellEnd"/>
        <w:r>
          <w:rPr>
            <w:rFonts w:hint="cs"/>
            <w:rtl/>
          </w:rPr>
          <w:t xml:space="preserve"> (וגם בשפה חדשה יותר </w:t>
        </w:r>
        <w:r>
          <w:t>Scala</w:t>
        </w:r>
        <w:r w:rsidR="004D44DD">
          <w:rPr>
            <w:rFonts w:hint="cs"/>
            <w:rtl/>
          </w:rPr>
          <w:t>.</w:t>
        </w:r>
        <w:r>
          <w:rPr>
            <w:rFonts w:hint="cs"/>
            <w:rtl/>
          </w:rPr>
          <w:t xml:space="preserve"> </w:t>
        </w:r>
        <w:r w:rsidR="004D44DD">
          <w:rPr>
            <w:rFonts w:hint="cs"/>
            <w:rtl/>
          </w:rPr>
          <w:t xml:space="preserve">להרחבה, </w:t>
        </w:r>
        <w:r>
          <w:rPr>
            <w:rFonts w:hint="cs"/>
            <w:rtl/>
          </w:rPr>
          <w:t>ראו סרטון הדגמה בעמוד הראשי</w:t>
        </w:r>
      </w:ins>
      <w:ins w:id="376" w:author="Avi" w:date="2014-02-17T21:47:00Z">
        <w:r w:rsidR="00A80130">
          <w:rPr>
            <w:rFonts w:hint="cs"/>
            <w:rtl/>
          </w:rPr>
          <w:t xml:space="preserve"> של הקישור</w:t>
        </w:r>
      </w:ins>
      <w:ins w:id="377" w:author="Avi" w:date="2014-02-16T21:16:00Z">
        <w:r>
          <w:rPr>
            <w:rFonts w:hint="cs"/>
            <w:rtl/>
          </w:rPr>
          <w:t>).</w:t>
        </w:r>
      </w:ins>
    </w:p>
    <w:p w:rsidR="00131724" w:rsidRDefault="00131724" w:rsidP="00131724">
      <w:pPr>
        <w:pStyle w:val="a3"/>
        <w:bidi/>
        <w:spacing w:after="0"/>
        <w:rPr>
          <w:ins w:id="378" w:author="Avi" w:date="2014-02-16T21:16:00Z"/>
          <w:rtl/>
        </w:rPr>
      </w:pPr>
      <w:ins w:id="379" w:author="Avi" w:date="2014-02-16T21:16:00Z">
        <w:r>
          <w:rPr>
            <w:rFonts w:hint="cs"/>
            <w:rtl/>
          </w:rPr>
          <w:t>עקבו אחר הוראות ההתקנה ל</w:t>
        </w:r>
        <w:r>
          <w:t>Play</w:t>
        </w:r>
        <w:r>
          <w:rPr>
            <w:rFonts w:hint="cs"/>
            <w:rtl/>
          </w:rPr>
          <w:t xml:space="preserve"> במסמך </w:t>
        </w:r>
        <w:r>
          <w:rPr>
            <w:rFonts w:cs="Arial"/>
          </w:rPr>
          <w:t>2-Installing-play</w:t>
        </w:r>
        <w:r>
          <w:rPr>
            <w:rFonts w:cs="Arial" w:hint="cs"/>
            <w:rtl/>
          </w:rPr>
          <w:t>.</w:t>
        </w:r>
      </w:ins>
      <w:ins w:id="380" w:author="robi" w:date="2014-02-18T00:13:00Z">
        <w:r w:rsidR="00CD47FB">
          <w:rPr>
            <w:rFonts w:cs="Arial"/>
            <w:rtl/>
          </w:rPr>
          <w:fldChar w:fldCharType="begin"/>
        </w:r>
        <w:r w:rsidR="00CD47FB">
          <w:rPr>
            <w:rFonts w:cs="Arial"/>
            <w:rtl/>
          </w:rPr>
          <w:instrText xml:space="preserve"> </w:instrText>
        </w:r>
        <w:r w:rsidR="00CD47FB">
          <w:rPr>
            <w:rFonts w:cs="Arial"/>
          </w:rPr>
          <w:instrText>HYPERLINK</w:instrText>
        </w:r>
        <w:r w:rsidR="00CD47FB">
          <w:rPr>
            <w:rFonts w:cs="Arial"/>
            <w:rtl/>
          </w:rPr>
          <w:instrText xml:space="preserve"> "2-</w:instrText>
        </w:r>
        <w:r w:rsidR="00CD47FB">
          <w:rPr>
            <w:rFonts w:cs="Arial"/>
          </w:rPr>
          <w:instrText>Installing-play.htm</w:instrText>
        </w:r>
        <w:r w:rsidR="00CD47FB">
          <w:rPr>
            <w:rFonts w:cs="Arial"/>
            <w:rtl/>
          </w:rPr>
          <w:instrText xml:space="preserve">" </w:instrText>
        </w:r>
        <w:r w:rsidR="00CD47FB">
          <w:rPr>
            <w:rFonts w:cs="Arial"/>
            <w:rtl/>
          </w:rPr>
        </w:r>
        <w:r w:rsidR="00CD47FB">
          <w:rPr>
            <w:rFonts w:cs="Arial"/>
            <w:rtl/>
          </w:rPr>
          <w:fldChar w:fldCharType="separate"/>
        </w:r>
        <w:r w:rsidR="00CD47FB" w:rsidRPr="00CD47FB">
          <w:rPr>
            <w:rStyle w:val="Hyperlink"/>
            <w:rFonts w:cs="Arial"/>
            <w:rtl/>
          </w:rPr>
          <w:t>2-</w:t>
        </w:r>
        <w:r w:rsidR="00CD47FB" w:rsidRPr="00CD47FB">
          <w:rPr>
            <w:rStyle w:val="Hyperlink"/>
            <w:rFonts w:cs="Arial"/>
          </w:rPr>
          <w:t>Installing-play.htm</w:t>
        </w:r>
        <w:r w:rsidR="00CD47FB">
          <w:rPr>
            <w:rFonts w:cs="Arial"/>
            <w:rtl/>
          </w:rPr>
          <w:fldChar w:fldCharType="end"/>
        </w:r>
      </w:ins>
    </w:p>
    <w:p w:rsidR="00131724" w:rsidRPr="00A21666" w:rsidRDefault="00131724">
      <w:pPr>
        <w:bidi/>
        <w:rPr>
          <w:rtl/>
        </w:rPr>
        <w:pPrChange w:id="381" w:author="Avi" w:date="2014-02-16T21:16:00Z">
          <w:pPr>
            <w:pStyle w:val="2"/>
            <w:numPr>
              <w:numId w:val="7"/>
            </w:numPr>
            <w:bidi/>
            <w:ind w:left="720" w:hanging="360"/>
          </w:pPr>
        </w:pPrChange>
      </w:pPr>
    </w:p>
    <w:p w:rsidR="00DB3640" w:rsidDel="00131724" w:rsidRDefault="00DB3640">
      <w:pPr>
        <w:pStyle w:val="3"/>
        <w:numPr>
          <w:ilvl w:val="0"/>
          <w:numId w:val="11"/>
        </w:numPr>
        <w:bidi/>
        <w:spacing w:before="0"/>
        <w:rPr>
          <w:del w:id="382" w:author="Avi" w:date="2014-02-16T21:15:00Z"/>
        </w:rPr>
        <w:pPrChange w:id="383" w:author="Avi" w:date="2014-02-17T21:10:00Z">
          <w:pPr>
            <w:pStyle w:val="3"/>
            <w:numPr>
              <w:numId w:val="5"/>
            </w:numPr>
            <w:bidi/>
            <w:ind w:left="720" w:hanging="360"/>
          </w:pPr>
        </w:pPrChange>
      </w:pPr>
      <w:bookmarkStart w:id="384" w:name="_Ref379196574"/>
      <w:del w:id="385" w:author="Avi" w:date="2014-02-16T21:15:00Z">
        <w:r w:rsidDel="00131724">
          <w:rPr>
            <w:rFonts w:hint="cs"/>
            <w:rtl/>
          </w:rPr>
          <w:delText xml:space="preserve">סביבת פיתוח לרשת בג'אוה </w:delText>
        </w:r>
        <w:r w:rsidDel="00131724">
          <w:rPr>
            <w:rtl/>
          </w:rPr>
          <w:delText>–</w:delText>
        </w:r>
        <w:r w:rsidDel="00131724">
          <w:rPr>
            <w:rFonts w:hint="cs"/>
            <w:rtl/>
          </w:rPr>
          <w:delText xml:space="preserve"> </w:delText>
        </w:r>
        <w:r w:rsidR="00AA44A6" w:rsidDel="00131724">
          <w:fldChar w:fldCharType="begin"/>
        </w:r>
        <w:r w:rsidR="00AA44A6" w:rsidDel="00131724">
          <w:delInstrText xml:space="preserve"> HYPERLINK "http://www.playframework.com/" </w:delInstrText>
        </w:r>
        <w:r w:rsidR="00AA44A6" w:rsidDel="00131724">
          <w:fldChar w:fldCharType="separate"/>
        </w:r>
        <w:r w:rsidRPr="00BC0939" w:rsidDel="00131724">
          <w:delText>Play Framework 2</w:delText>
        </w:r>
        <w:r w:rsidR="00AA44A6" w:rsidDel="00131724">
          <w:fldChar w:fldCharType="end"/>
        </w:r>
        <w:bookmarkStart w:id="386" w:name="_Toc380436535"/>
        <w:bookmarkStart w:id="387" w:name="_Toc380436626"/>
        <w:bookmarkStart w:id="388" w:name="_Toc380436718"/>
        <w:bookmarkStart w:id="389" w:name="_Toc380436823"/>
        <w:bookmarkStart w:id="390" w:name="_Toc380436908"/>
        <w:bookmarkStart w:id="391" w:name="_Toc380436993"/>
        <w:bookmarkStart w:id="392" w:name="_Toc380437078"/>
        <w:bookmarkEnd w:id="384"/>
        <w:bookmarkEnd w:id="386"/>
        <w:bookmarkEnd w:id="387"/>
        <w:bookmarkEnd w:id="388"/>
        <w:bookmarkEnd w:id="389"/>
        <w:bookmarkEnd w:id="390"/>
        <w:bookmarkEnd w:id="391"/>
        <w:bookmarkEnd w:id="392"/>
      </w:del>
    </w:p>
    <w:p w:rsidR="00131724" w:rsidDel="00131724" w:rsidRDefault="00AA44A6">
      <w:pPr>
        <w:pStyle w:val="a3"/>
        <w:numPr>
          <w:ilvl w:val="0"/>
          <w:numId w:val="11"/>
        </w:numPr>
        <w:bidi/>
        <w:spacing w:after="0"/>
        <w:rPr>
          <w:del w:id="393" w:author="Avi" w:date="2014-02-16T21:15:00Z"/>
          <w:rtl/>
        </w:rPr>
        <w:pPrChange w:id="394" w:author="Avi" w:date="2014-02-17T21:10:00Z">
          <w:pPr>
            <w:pStyle w:val="a3"/>
            <w:bidi/>
          </w:pPr>
        </w:pPrChange>
      </w:pPr>
      <w:del w:id="395" w:author="Avi" w:date="2014-02-16T21:15:00Z">
        <w:r w:rsidDel="00131724">
          <w:fldChar w:fldCharType="begin"/>
        </w:r>
        <w:r w:rsidDel="00131724">
          <w:delInstrText xml:space="preserve"> HYPERLINK "http://www.playframework.com/" </w:delInstrText>
        </w:r>
        <w:r w:rsidDel="00131724">
          <w:fldChar w:fldCharType="separate"/>
        </w:r>
        <w:r w:rsidR="00B43F21" w:rsidRPr="00BC0939" w:rsidDel="00131724">
          <w:rPr>
            <w:rStyle w:val="Hyperlink"/>
          </w:rPr>
          <w:delText>Play</w:delText>
        </w:r>
        <w:r w:rsidDel="00131724">
          <w:rPr>
            <w:rStyle w:val="Hyperlink"/>
          </w:rPr>
          <w:fldChar w:fldCharType="end"/>
        </w:r>
        <w:r w:rsidR="00B43F21" w:rsidDel="00131724">
          <w:rPr>
            <w:rFonts w:hint="cs"/>
            <w:rtl/>
          </w:rPr>
          <w:delText xml:space="preserve"> היא סביבת פיתוח מודרנית לאפליקציות רשת בג'אוה (וגם בשפה חדשה יותר </w:delText>
        </w:r>
        <w:r w:rsidR="00B43F21" w:rsidDel="00131724">
          <w:delText>Scala</w:delText>
        </w:r>
        <w:r w:rsidR="004858BC" w:rsidDel="00131724">
          <w:rPr>
            <w:rFonts w:hint="cs"/>
            <w:rtl/>
          </w:rPr>
          <w:delText xml:space="preserve">, </w:delText>
        </w:r>
        <w:r w:rsidR="00B43F21" w:rsidDel="00131724">
          <w:rPr>
            <w:rFonts w:hint="cs"/>
            <w:rtl/>
          </w:rPr>
          <w:delText>ראו גם סרטון הדגמה בעמוד הראשי</w:delText>
        </w:r>
        <w:r w:rsidR="004858BC" w:rsidDel="00131724">
          <w:rPr>
            <w:rFonts w:hint="cs"/>
            <w:rtl/>
          </w:rPr>
          <w:delText>)</w:delText>
        </w:r>
        <w:r w:rsidR="00B43F21" w:rsidDel="00131724">
          <w:rPr>
            <w:rFonts w:hint="cs"/>
            <w:rtl/>
          </w:rPr>
          <w:delText>.</w:delText>
        </w:r>
        <w:bookmarkStart w:id="396" w:name="_Toc380436536"/>
        <w:bookmarkStart w:id="397" w:name="_Toc380436627"/>
        <w:bookmarkStart w:id="398" w:name="_Toc380436719"/>
        <w:bookmarkStart w:id="399" w:name="_Toc380436824"/>
        <w:bookmarkStart w:id="400" w:name="_Toc380436909"/>
        <w:bookmarkStart w:id="401" w:name="_Toc380436994"/>
        <w:bookmarkStart w:id="402" w:name="_Toc380437079"/>
        <w:bookmarkEnd w:id="396"/>
        <w:bookmarkEnd w:id="397"/>
        <w:bookmarkEnd w:id="398"/>
        <w:bookmarkEnd w:id="399"/>
        <w:bookmarkEnd w:id="400"/>
        <w:bookmarkEnd w:id="401"/>
        <w:bookmarkEnd w:id="402"/>
      </w:del>
    </w:p>
    <w:p w:rsidR="00B43F21" w:rsidDel="00131724" w:rsidRDefault="00B43F21">
      <w:pPr>
        <w:pStyle w:val="a3"/>
        <w:numPr>
          <w:ilvl w:val="0"/>
          <w:numId w:val="11"/>
        </w:numPr>
        <w:bidi/>
        <w:spacing w:after="0"/>
        <w:rPr>
          <w:del w:id="403" w:author="Avi" w:date="2014-02-16T21:15:00Z"/>
          <w:rtl/>
        </w:rPr>
        <w:pPrChange w:id="404" w:author="Avi" w:date="2014-02-17T21:10:00Z">
          <w:pPr>
            <w:pStyle w:val="a3"/>
            <w:bidi/>
          </w:pPr>
        </w:pPrChange>
      </w:pPr>
      <w:del w:id="405" w:author="Avi" w:date="2014-02-16T21:15:00Z">
        <w:r w:rsidDel="00131724">
          <w:rPr>
            <w:rFonts w:hint="cs"/>
            <w:rtl/>
          </w:rPr>
          <w:delText>להלן הצעדים ל</w:delText>
        </w:r>
        <w:r w:rsidR="008A67CC" w:rsidDel="00131724">
          <w:fldChar w:fldCharType="begin"/>
        </w:r>
        <w:r w:rsidR="008A67CC" w:rsidDel="00131724">
          <w:delInstrText xml:space="preserve"> HYPERLINK "http://typesafe.com/platform/getstarted" </w:delInstrText>
        </w:r>
        <w:r w:rsidR="008A67CC" w:rsidDel="00131724">
          <w:fldChar w:fldCharType="separate"/>
        </w:r>
        <w:r w:rsidRPr="00B43F21" w:rsidDel="00131724">
          <w:rPr>
            <w:rStyle w:val="Hyperlink"/>
            <w:rFonts w:hint="cs"/>
            <w:rtl/>
          </w:rPr>
          <w:delText xml:space="preserve">התקנת </w:delText>
        </w:r>
        <w:r w:rsidRPr="00B43F21" w:rsidDel="00131724">
          <w:rPr>
            <w:rStyle w:val="Hyperlink"/>
          </w:rPr>
          <w:delText>Play</w:delText>
        </w:r>
        <w:r w:rsidR="008A67CC" w:rsidDel="00131724">
          <w:rPr>
            <w:rStyle w:val="Hyperlink"/>
          </w:rPr>
          <w:fldChar w:fldCharType="end"/>
        </w:r>
        <w:r w:rsidR="00B95C32" w:rsidDel="00131724">
          <w:rPr>
            <w:rFonts w:hint="cs"/>
            <w:rtl/>
          </w:rPr>
          <w:delText xml:space="preserve"> בחלונות 8.1, ראו שם </w:delText>
        </w:r>
        <w:r w:rsidR="004858BC" w:rsidDel="00131724">
          <w:rPr>
            <w:rFonts w:hint="cs"/>
            <w:rtl/>
          </w:rPr>
          <w:delText xml:space="preserve">הוראות גם </w:delText>
        </w:r>
        <w:r w:rsidR="00B95C32" w:rsidDel="00131724">
          <w:rPr>
            <w:rFonts w:hint="cs"/>
            <w:rtl/>
          </w:rPr>
          <w:delText>למערכות אחרות:</w:delText>
        </w:r>
        <w:bookmarkStart w:id="406" w:name="_Toc380436537"/>
        <w:bookmarkStart w:id="407" w:name="_Toc380436628"/>
        <w:bookmarkStart w:id="408" w:name="_Toc380436720"/>
        <w:bookmarkStart w:id="409" w:name="_Toc380436825"/>
        <w:bookmarkStart w:id="410" w:name="_Toc380436910"/>
        <w:bookmarkStart w:id="411" w:name="_Toc380436995"/>
        <w:bookmarkStart w:id="412" w:name="_Toc380437080"/>
        <w:bookmarkEnd w:id="406"/>
        <w:bookmarkEnd w:id="407"/>
        <w:bookmarkEnd w:id="408"/>
        <w:bookmarkEnd w:id="409"/>
        <w:bookmarkEnd w:id="410"/>
        <w:bookmarkEnd w:id="411"/>
        <w:bookmarkEnd w:id="412"/>
      </w:del>
    </w:p>
    <w:p w:rsidR="00864894" w:rsidDel="00131724" w:rsidRDefault="00B43F21">
      <w:pPr>
        <w:pStyle w:val="a3"/>
        <w:numPr>
          <w:ilvl w:val="0"/>
          <w:numId w:val="11"/>
        </w:numPr>
        <w:bidi/>
        <w:spacing w:after="0"/>
        <w:rPr>
          <w:del w:id="413" w:author="Avi" w:date="2014-02-16T21:15:00Z"/>
        </w:rPr>
        <w:pPrChange w:id="414" w:author="Avi" w:date="2014-02-17T21:10:00Z">
          <w:pPr>
            <w:pStyle w:val="a3"/>
            <w:numPr>
              <w:numId w:val="2"/>
            </w:numPr>
            <w:bidi/>
            <w:ind w:hanging="360"/>
          </w:pPr>
        </w:pPrChange>
      </w:pPr>
      <w:del w:id="415" w:author="Avi" w:date="2014-02-16T21:15:00Z">
        <w:r w:rsidDel="00131724">
          <w:rPr>
            <w:rFonts w:hint="cs"/>
            <w:rtl/>
          </w:rPr>
          <w:delText xml:space="preserve">תנאי קדם: התקנת </w:delText>
        </w:r>
        <w:r w:rsidR="008A67CC" w:rsidDel="00131724">
          <w:fldChar w:fldCharType="begin"/>
        </w:r>
        <w:r w:rsidR="008A67CC" w:rsidDel="00131724">
          <w:delInstrText xml:space="preserve"> HYPERLINK "http://www.oracle.com/technetwork/java/javase/downloads/index.html" </w:delInstrText>
        </w:r>
        <w:r w:rsidR="008A67CC" w:rsidDel="00131724">
          <w:fldChar w:fldCharType="separate"/>
        </w:r>
        <w:r w:rsidRPr="00B43F21" w:rsidDel="00131724">
          <w:rPr>
            <w:rStyle w:val="Hyperlink"/>
            <w:rFonts w:hint="cs"/>
          </w:rPr>
          <w:delText>JDK</w:delText>
        </w:r>
        <w:r w:rsidR="008A67CC" w:rsidDel="00131724">
          <w:rPr>
            <w:rStyle w:val="Hyperlink"/>
          </w:rPr>
          <w:fldChar w:fldCharType="end"/>
        </w:r>
        <w:r w:rsidDel="00131724">
          <w:rPr>
            <w:rFonts w:hint="cs"/>
            <w:rtl/>
          </w:rPr>
          <w:delText xml:space="preserve"> מגרסה 6 ומעלה</w:delText>
        </w:r>
        <w:r w:rsidR="00E8481B" w:rsidDel="00131724">
          <w:rPr>
            <w:rFonts w:hint="cs"/>
            <w:rtl/>
          </w:rPr>
          <w:delText xml:space="preserve">, יש לבחור שם את הגרסה המתאימה למערכת שעליה מתקינים. </w:delText>
        </w:r>
        <w:r w:rsidR="00864894" w:rsidDel="00131724">
          <w:rPr>
            <w:rFonts w:hint="cs"/>
            <w:rtl/>
          </w:rPr>
          <w:delText xml:space="preserve">ייתכן שתצטרכו </w:delText>
        </w:r>
        <w:r w:rsidR="00E8481B" w:rsidDel="00131724">
          <w:rPr>
            <w:rFonts w:hint="cs"/>
            <w:rtl/>
          </w:rPr>
          <w:delText xml:space="preserve">גם </w:delText>
        </w:r>
        <w:r w:rsidR="00864894" w:rsidDel="00131724">
          <w:rPr>
            <w:rFonts w:hint="cs"/>
            <w:rtl/>
          </w:rPr>
          <w:delText>להוסיף ל-</w:delText>
        </w:r>
        <w:r w:rsidR="00864894" w:rsidDel="00131724">
          <w:rPr>
            <w:rFonts w:hint="cs"/>
          </w:rPr>
          <w:delText>PATH</w:delText>
        </w:r>
        <w:r w:rsidR="00864894" w:rsidDel="00131724">
          <w:rPr>
            <w:rFonts w:hint="cs"/>
            <w:rtl/>
          </w:rPr>
          <w:delText xml:space="preserve"> את ספריית ההתקנה</w:delText>
        </w:r>
        <w:r w:rsidR="00E8481B" w:rsidDel="00131724">
          <w:rPr>
            <w:rFonts w:hint="cs"/>
            <w:rtl/>
          </w:rPr>
          <w:delText xml:space="preserve"> (</w:delText>
        </w:r>
        <w:r w:rsidR="00E8481B" w:rsidDel="00131724">
          <w:delText>bin</w:delText>
        </w:r>
        <w:r w:rsidR="00E8481B" w:rsidDel="00131724">
          <w:rPr>
            <w:rFonts w:hint="cs"/>
            <w:rtl/>
          </w:rPr>
          <w:delText>)</w:delText>
        </w:r>
        <w:r w:rsidR="00864894" w:rsidDel="00131724">
          <w:delText xml:space="preserve"> </w:delText>
        </w:r>
        <w:r w:rsidR="00864894" w:rsidDel="00131724">
          <w:rPr>
            <w:rFonts w:hint="cs"/>
            <w:rtl/>
          </w:rPr>
          <w:delText xml:space="preserve"> של ה-</w:delText>
        </w:r>
        <w:r w:rsidR="00864894" w:rsidDel="00131724">
          <w:rPr>
            <w:rFonts w:hint="cs"/>
          </w:rPr>
          <w:delText>JDK</w:delText>
        </w:r>
        <w:r w:rsidR="00864894" w:rsidDel="00131724">
          <w:rPr>
            <w:rFonts w:hint="cs"/>
            <w:rtl/>
          </w:rPr>
          <w:delText xml:space="preserve"> ול</w:delText>
        </w:r>
        <w:r w:rsidR="00E8481B" w:rsidDel="00131724">
          <w:rPr>
            <w:rFonts w:hint="cs"/>
            <w:rtl/>
          </w:rPr>
          <w:delText>היכנס מחדש (</w:delText>
        </w:r>
        <w:r w:rsidR="00E8481B" w:rsidDel="00131724">
          <w:delText>log on</w:delText>
        </w:r>
        <w:r w:rsidR="00E8481B" w:rsidDel="00131724">
          <w:rPr>
            <w:rFonts w:hint="cs"/>
            <w:rtl/>
          </w:rPr>
          <w:delText>) ל</w:delText>
        </w:r>
        <w:r w:rsidR="00864894" w:rsidDel="00131724">
          <w:rPr>
            <w:rFonts w:hint="cs"/>
            <w:rtl/>
          </w:rPr>
          <w:delText>מחשב</w:delText>
        </w:r>
        <w:r w:rsidR="00E8481B" w:rsidDel="00131724">
          <w:rPr>
            <w:rFonts w:hint="cs"/>
            <w:rtl/>
          </w:rPr>
          <w:delText>:</w:delText>
        </w:r>
        <w:bookmarkStart w:id="416" w:name="_Toc380436538"/>
        <w:bookmarkStart w:id="417" w:name="_Toc380436629"/>
        <w:bookmarkStart w:id="418" w:name="_Toc380436721"/>
        <w:bookmarkStart w:id="419" w:name="_Toc380436826"/>
        <w:bookmarkStart w:id="420" w:name="_Toc380436911"/>
        <w:bookmarkStart w:id="421" w:name="_Toc380436996"/>
        <w:bookmarkStart w:id="422" w:name="_Toc380437081"/>
        <w:bookmarkEnd w:id="416"/>
        <w:bookmarkEnd w:id="417"/>
        <w:bookmarkEnd w:id="418"/>
        <w:bookmarkEnd w:id="419"/>
        <w:bookmarkEnd w:id="420"/>
        <w:bookmarkEnd w:id="421"/>
        <w:bookmarkEnd w:id="422"/>
      </w:del>
    </w:p>
    <w:p w:rsidR="0073184E" w:rsidDel="00131724" w:rsidRDefault="0073184E">
      <w:pPr>
        <w:pStyle w:val="a3"/>
        <w:numPr>
          <w:ilvl w:val="0"/>
          <w:numId w:val="11"/>
        </w:numPr>
        <w:spacing w:after="0"/>
        <w:rPr>
          <w:del w:id="423" w:author="Avi" w:date="2014-02-16T21:15:00Z"/>
        </w:rPr>
        <w:pPrChange w:id="424" w:author="Avi" w:date="2014-02-17T21:10:00Z">
          <w:pPr>
            <w:pStyle w:val="a3"/>
            <w:numPr>
              <w:numId w:val="2"/>
            </w:numPr>
            <w:ind w:hanging="360"/>
          </w:pPr>
        </w:pPrChange>
      </w:pPr>
      <w:del w:id="425" w:author="Avi" w:date="2014-02-16T21:15:00Z">
        <w:r w:rsidDel="00131724">
          <w:delText xml:space="preserve">(WinKey+C) </w:delText>
        </w:r>
        <w:r w:rsidR="00864894" w:rsidDel="00131724">
          <w:delText xml:space="preserve">Settings -&gt; Control Panel -&gt; System -&gt; Advanced System Settings -&gt; </w:delText>
        </w:r>
        <w:r w:rsidR="00D1330D" w:rsidDel="00131724">
          <w:rPr>
            <w:rFonts w:hint="cs"/>
          </w:rPr>
          <w:delText>A</w:delText>
        </w:r>
        <w:r w:rsidDel="00131724">
          <w:delText xml:space="preserve">dvanced Tab -&gt; </w:delText>
        </w:r>
        <w:r w:rsidR="00864894" w:rsidDel="00131724">
          <w:delText xml:space="preserve">Environment </w:delText>
        </w:r>
        <w:r w:rsidR="00D1330D" w:rsidDel="00131724">
          <w:delText>Variables</w:delText>
        </w:r>
        <w:r w:rsidR="00864894" w:rsidDel="00131724">
          <w:delText xml:space="preserve"> -&gt; </w:delText>
        </w:r>
        <w:r w:rsidDel="00131724">
          <w:delText>System Variables -&gt; Path -&gt; (Right Mouse)Edit -&gt; Variable  Value -&gt; Add &lt;JDK Path&gt;</w:delText>
        </w:r>
        <w:r w:rsidR="00864894" w:rsidDel="00131724">
          <w:rPr>
            <w:rtl/>
          </w:rPr>
          <w:br/>
        </w:r>
        <w:r w:rsidDel="00131724">
          <w:rPr>
            <w:noProof/>
          </w:rPr>
          <w:drawing>
            <wp:inline distT="0" distB="0" distL="0" distR="0" wp14:anchorId="332C871C" wp14:editId="4E4809AC">
              <wp:extent cx="4594698" cy="3784244"/>
              <wp:effectExtent l="0" t="0" r="0" b="0"/>
              <wp:docPr id="7" name="תמונה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6308" cy="37855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426" w:name="_Toc380436539"/>
        <w:bookmarkStart w:id="427" w:name="_Toc380436630"/>
        <w:bookmarkStart w:id="428" w:name="_Toc380436722"/>
        <w:bookmarkStart w:id="429" w:name="_Toc380436827"/>
        <w:bookmarkStart w:id="430" w:name="_Toc380436912"/>
        <w:bookmarkStart w:id="431" w:name="_Toc380436997"/>
        <w:bookmarkStart w:id="432" w:name="_Toc380437082"/>
        <w:bookmarkEnd w:id="426"/>
        <w:bookmarkEnd w:id="427"/>
        <w:bookmarkEnd w:id="428"/>
        <w:bookmarkEnd w:id="429"/>
        <w:bookmarkEnd w:id="430"/>
        <w:bookmarkEnd w:id="431"/>
        <w:bookmarkEnd w:id="432"/>
      </w:del>
    </w:p>
    <w:p w:rsidR="00B43F21" w:rsidDel="00131724" w:rsidRDefault="00B43F21">
      <w:pPr>
        <w:numPr>
          <w:ilvl w:val="0"/>
          <w:numId w:val="11"/>
        </w:numPr>
        <w:bidi/>
        <w:spacing w:after="0"/>
        <w:rPr>
          <w:del w:id="433" w:author="Avi" w:date="2014-02-16T21:15:00Z"/>
        </w:rPr>
        <w:pPrChange w:id="434" w:author="Avi" w:date="2014-02-17T21:10:00Z">
          <w:pPr>
            <w:bidi/>
          </w:pPr>
        </w:pPrChange>
      </w:pPr>
      <w:del w:id="435" w:author="Avi" w:date="2014-02-16T21:15:00Z">
        <w:r w:rsidDel="00131724">
          <w:rPr>
            <w:rFonts w:hint="cs"/>
            <w:rtl/>
          </w:rPr>
          <w:delText>וידוא התקנה: פתח מעטפת (</w:delText>
        </w:r>
        <w:r w:rsidDel="00131724">
          <w:delText>Shell</w:delText>
        </w:r>
        <w:r w:rsidR="00E8481B" w:rsidDel="00131724">
          <w:rPr>
            <w:rFonts w:hint="cs"/>
            <w:rtl/>
          </w:rPr>
          <w:delText xml:space="preserve">: </w:delText>
        </w:r>
        <w:r w:rsidR="00E8481B" w:rsidDel="00131724">
          <w:rPr>
            <w:rFonts w:hint="cs"/>
          </w:rPr>
          <w:delText>CMD</w:delText>
        </w:r>
        <w:r w:rsidR="00E8481B" w:rsidDel="00131724">
          <w:rPr>
            <w:rFonts w:hint="cs"/>
            <w:rtl/>
          </w:rPr>
          <w:delText xml:space="preserve"> או </w:delText>
        </w:r>
        <w:r w:rsidR="00E8481B" w:rsidDel="00131724">
          <w:delText>PowerShell</w:delText>
        </w:r>
        <w:r w:rsidDel="00131724">
          <w:rPr>
            <w:rFonts w:hint="cs"/>
            <w:rtl/>
          </w:rPr>
          <w:delText>)</w:delText>
        </w:r>
        <w:r w:rsidDel="00131724">
          <w:delText xml:space="preserve"> </w:delText>
        </w:r>
        <w:r w:rsidDel="00131724">
          <w:rPr>
            <w:rFonts w:hint="cs"/>
            <w:rtl/>
          </w:rPr>
          <w:delText xml:space="preserve"> והרץ</w:delText>
        </w:r>
        <w:r w:rsidR="004858BC" w:rsidDel="00131724">
          <w:delText>:</w:delText>
        </w:r>
        <w:r w:rsidDel="00131724">
          <w:rPr>
            <w:rFonts w:hint="cs"/>
            <w:rtl/>
          </w:rPr>
          <w:delText xml:space="preserve"> </w:delText>
        </w:r>
        <w:r w:rsidR="004858BC" w:rsidDel="00131724">
          <w:delText>java –version</w:delText>
        </w:r>
        <w:r w:rsidR="004858BC" w:rsidDel="00131724">
          <w:rPr>
            <w:rFonts w:hint="cs"/>
            <w:rtl/>
          </w:rPr>
          <w:delText xml:space="preserve"> וגם: </w:delText>
        </w:r>
        <w:r w:rsidR="004858BC" w:rsidDel="00131724">
          <w:delText>javac – version</w:delText>
        </w:r>
        <w:r w:rsidR="00864894" w:rsidDel="00131724">
          <w:br/>
        </w:r>
        <w:r w:rsidR="00864894" w:rsidDel="00131724">
          <w:rPr>
            <w:noProof/>
          </w:rPr>
          <w:drawing>
            <wp:inline distT="0" distB="0" distL="0" distR="0" wp14:anchorId="3CA7F6C8" wp14:editId="12B334B2">
              <wp:extent cx="5560979" cy="1275579"/>
              <wp:effectExtent l="0" t="0" r="0" b="0"/>
              <wp:docPr id="8" name="תמונה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68773" cy="12773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436" w:name="_Toc380436540"/>
        <w:bookmarkStart w:id="437" w:name="_Toc380436631"/>
        <w:bookmarkStart w:id="438" w:name="_Toc380436723"/>
        <w:bookmarkStart w:id="439" w:name="_Toc380436828"/>
        <w:bookmarkStart w:id="440" w:name="_Toc380436913"/>
        <w:bookmarkStart w:id="441" w:name="_Toc380436998"/>
        <w:bookmarkStart w:id="442" w:name="_Toc380437083"/>
        <w:bookmarkEnd w:id="436"/>
        <w:bookmarkEnd w:id="437"/>
        <w:bookmarkEnd w:id="438"/>
        <w:bookmarkEnd w:id="439"/>
        <w:bookmarkEnd w:id="440"/>
        <w:bookmarkEnd w:id="441"/>
        <w:bookmarkEnd w:id="442"/>
      </w:del>
    </w:p>
    <w:p w:rsidR="00D875B3" w:rsidDel="00131724" w:rsidRDefault="00D875B3">
      <w:pPr>
        <w:pStyle w:val="a3"/>
        <w:numPr>
          <w:ilvl w:val="0"/>
          <w:numId w:val="11"/>
        </w:numPr>
        <w:bidi/>
        <w:spacing w:after="0"/>
        <w:rPr>
          <w:del w:id="443" w:author="Avi" w:date="2014-02-16T21:15:00Z"/>
          <w:rtl/>
        </w:rPr>
        <w:pPrChange w:id="444" w:author="Avi" w:date="2014-02-17T21:10:00Z">
          <w:pPr>
            <w:pStyle w:val="a3"/>
            <w:bidi/>
          </w:pPr>
        </w:pPrChange>
      </w:pPr>
      <w:del w:id="445" w:author="Avi" w:date="2014-02-16T21:15:00Z">
        <w:r w:rsidDel="00131724">
          <w:rPr>
            <w:rFonts w:hint="cs"/>
            <w:rtl/>
          </w:rPr>
          <w:delText>הערה: אם אין לכם הרשאות לשינוי משתנה סביבה במערכת (למשל במחשבי המכללה) עדיין תוכלו לשנות רק עבור המשתמש הנוכחי.</w:delText>
        </w:r>
        <w:bookmarkStart w:id="446" w:name="_Toc380436541"/>
        <w:bookmarkStart w:id="447" w:name="_Toc380436632"/>
        <w:bookmarkStart w:id="448" w:name="_Toc380436724"/>
        <w:bookmarkStart w:id="449" w:name="_Toc380436829"/>
        <w:bookmarkStart w:id="450" w:name="_Toc380436914"/>
        <w:bookmarkStart w:id="451" w:name="_Toc380436999"/>
        <w:bookmarkStart w:id="452" w:name="_Toc380437084"/>
        <w:bookmarkEnd w:id="446"/>
        <w:bookmarkEnd w:id="447"/>
        <w:bookmarkEnd w:id="448"/>
        <w:bookmarkEnd w:id="449"/>
        <w:bookmarkEnd w:id="450"/>
        <w:bookmarkEnd w:id="451"/>
        <w:bookmarkEnd w:id="452"/>
      </w:del>
    </w:p>
    <w:p w:rsidR="00E8481B" w:rsidDel="00131724" w:rsidRDefault="004858BC">
      <w:pPr>
        <w:pStyle w:val="a3"/>
        <w:numPr>
          <w:ilvl w:val="0"/>
          <w:numId w:val="11"/>
        </w:numPr>
        <w:bidi/>
        <w:spacing w:after="0"/>
        <w:rPr>
          <w:del w:id="453" w:author="Avi" w:date="2014-02-16T21:15:00Z"/>
        </w:rPr>
        <w:pPrChange w:id="454" w:author="Avi" w:date="2014-02-17T21:10:00Z">
          <w:pPr>
            <w:pStyle w:val="a3"/>
            <w:numPr>
              <w:numId w:val="2"/>
            </w:numPr>
            <w:bidi/>
            <w:ind w:hanging="360"/>
          </w:pPr>
        </w:pPrChange>
      </w:pPr>
      <w:del w:id="455" w:author="Avi" w:date="2014-02-16T21:15:00Z">
        <w:r w:rsidDel="00131724">
          <w:rPr>
            <w:rFonts w:hint="cs"/>
            <w:rtl/>
          </w:rPr>
          <w:delText>ה</w:delText>
        </w:r>
        <w:r w:rsidR="00F6015F" w:rsidDel="00131724">
          <w:rPr>
            <w:rFonts w:hint="cs"/>
            <w:rtl/>
          </w:rPr>
          <w:delText xml:space="preserve">ורד </w:delText>
        </w:r>
        <w:r w:rsidDel="00131724">
          <w:rPr>
            <w:rFonts w:hint="cs"/>
            <w:rtl/>
          </w:rPr>
          <w:delText xml:space="preserve">את </w:delText>
        </w:r>
        <w:r w:rsidDel="00131724">
          <w:rPr>
            <w:rFonts w:hint="cs"/>
          </w:rPr>
          <w:delText>T</w:delText>
        </w:r>
        <w:r w:rsidDel="00131724">
          <w:delText>ypesafe Activator</w:delText>
        </w:r>
        <w:r w:rsidDel="00131724">
          <w:rPr>
            <w:rFonts w:hint="cs"/>
            <w:rtl/>
          </w:rPr>
          <w:delText xml:space="preserve"> מ</w:delText>
        </w:r>
        <w:r w:rsidR="00E8481B" w:rsidDel="00131724">
          <w:rPr>
            <w:rFonts w:hint="cs"/>
            <w:rtl/>
          </w:rPr>
          <w:delText xml:space="preserve">: </w:delText>
        </w:r>
        <w:r w:rsidR="00AA44A6" w:rsidDel="00131724">
          <w:fldChar w:fldCharType="begin"/>
        </w:r>
        <w:r w:rsidR="00AA44A6" w:rsidDel="00131724">
          <w:delInstrText xml:space="preserve"> HYPERLINK "http://typesafe.com/platform/getstarted" </w:delInstrText>
        </w:r>
        <w:r w:rsidR="00AA44A6" w:rsidDel="00131724">
          <w:fldChar w:fldCharType="separate"/>
        </w:r>
        <w:r w:rsidR="00E8481B" w:rsidRPr="00887C7B" w:rsidDel="00131724">
          <w:rPr>
            <w:rStyle w:val="Hyperlink"/>
          </w:rPr>
          <w:delText>http://typesafe.com/platform/getstarted</w:delText>
        </w:r>
        <w:r w:rsidR="00AA44A6" w:rsidDel="00131724">
          <w:rPr>
            <w:rStyle w:val="Hyperlink"/>
          </w:rPr>
          <w:fldChar w:fldCharType="end"/>
        </w:r>
        <w:bookmarkStart w:id="456" w:name="_Toc380436542"/>
        <w:bookmarkStart w:id="457" w:name="_Toc380436633"/>
        <w:bookmarkStart w:id="458" w:name="_Toc380436725"/>
        <w:bookmarkStart w:id="459" w:name="_Toc380436830"/>
        <w:bookmarkStart w:id="460" w:name="_Toc380436915"/>
        <w:bookmarkStart w:id="461" w:name="_Toc380437000"/>
        <w:bookmarkStart w:id="462" w:name="_Toc380437085"/>
        <w:bookmarkEnd w:id="456"/>
        <w:bookmarkEnd w:id="457"/>
        <w:bookmarkEnd w:id="458"/>
        <w:bookmarkEnd w:id="459"/>
        <w:bookmarkEnd w:id="460"/>
        <w:bookmarkEnd w:id="461"/>
        <w:bookmarkEnd w:id="462"/>
      </w:del>
    </w:p>
    <w:p w:rsidR="004858BC" w:rsidDel="00131724" w:rsidRDefault="004858BC">
      <w:pPr>
        <w:pStyle w:val="a3"/>
        <w:numPr>
          <w:ilvl w:val="0"/>
          <w:numId w:val="11"/>
        </w:numPr>
        <w:bidi/>
        <w:spacing w:after="0"/>
        <w:rPr>
          <w:del w:id="463" w:author="Avi" w:date="2014-02-16T21:15:00Z"/>
        </w:rPr>
        <w:pPrChange w:id="464" w:author="Avi" w:date="2014-02-17T21:10:00Z">
          <w:pPr>
            <w:pStyle w:val="a3"/>
            <w:bidi/>
          </w:pPr>
        </w:pPrChange>
      </w:pPr>
      <w:del w:id="465" w:author="Avi" w:date="2014-02-16T21:15:00Z">
        <w:r w:rsidDel="00131724">
          <w:rPr>
            <w:rFonts w:hint="cs"/>
            <w:rtl/>
          </w:rPr>
          <w:delText xml:space="preserve">(זוהי חבילה המכילה מספר תוכנות נוספות, ישנה גם אפשרות להוריד גרסה עצמאית </w:delText>
        </w:r>
        <w:r w:rsidR="00E97255" w:rsidDel="00131724">
          <w:rPr>
            <w:rFonts w:hint="cs"/>
            <w:rtl/>
          </w:rPr>
          <w:delText xml:space="preserve">רק </w:delText>
        </w:r>
        <w:r w:rsidDel="00131724">
          <w:rPr>
            <w:rFonts w:hint="cs"/>
            <w:rtl/>
          </w:rPr>
          <w:delText xml:space="preserve">של </w:delText>
        </w:r>
        <w:r w:rsidDel="00131724">
          <w:delText>play</w:delText>
        </w:r>
        <w:r w:rsidR="00E97255" w:rsidDel="00131724">
          <w:rPr>
            <w:rFonts w:hint="cs"/>
            <w:rtl/>
          </w:rPr>
          <w:delText xml:space="preserve"> שהעבודה איתה רק מהמעטפת</w:delText>
        </w:r>
        <w:r w:rsidDel="00131724">
          <w:rPr>
            <w:rFonts w:hint="cs"/>
            <w:rtl/>
          </w:rPr>
          <w:delText>)</w:delText>
        </w:r>
        <w:r w:rsidR="0073184E" w:rsidDel="00131724">
          <w:rPr>
            <w:rFonts w:hint="cs"/>
            <w:rtl/>
          </w:rPr>
          <w:delText>.</w:delText>
        </w:r>
        <w:bookmarkStart w:id="466" w:name="_Toc380436543"/>
        <w:bookmarkStart w:id="467" w:name="_Toc380436634"/>
        <w:bookmarkStart w:id="468" w:name="_Toc380436726"/>
        <w:bookmarkStart w:id="469" w:name="_Toc380436831"/>
        <w:bookmarkStart w:id="470" w:name="_Toc380436916"/>
        <w:bookmarkStart w:id="471" w:name="_Toc380437001"/>
        <w:bookmarkStart w:id="472" w:name="_Toc380437086"/>
        <w:bookmarkEnd w:id="466"/>
        <w:bookmarkEnd w:id="467"/>
        <w:bookmarkEnd w:id="468"/>
        <w:bookmarkEnd w:id="469"/>
        <w:bookmarkEnd w:id="470"/>
        <w:bookmarkEnd w:id="471"/>
        <w:bookmarkEnd w:id="472"/>
      </w:del>
    </w:p>
    <w:p w:rsidR="004858BC" w:rsidDel="00131724" w:rsidRDefault="00E8481B">
      <w:pPr>
        <w:pStyle w:val="a3"/>
        <w:numPr>
          <w:ilvl w:val="0"/>
          <w:numId w:val="11"/>
        </w:numPr>
        <w:bidi/>
        <w:spacing w:after="0"/>
        <w:rPr>
          <w:del w:id="473" w:author="Avi" w:date="2014-02-16T21:15:00Z"/>
          <w:rtl/>
        </w:rPr>
        <w:pPrChange w:id="474" w:author="Avi" w:date="2014-02-17T21:10:00Z">
          <w:pPr>
            <w:pStyle w:val="a3"/>
            <w:numPr>
              <w:numId w:val="2"/>
            </w:numPr>
            <w:bidi/>
            <w:ind w:hanging="360"/>
          </w:pPr>
        </w:pPrChange>
      </w:pPr>
      <w:del w:id="475" w:author="Avi" w:date="2014-02-16T21:15:00Z">
        <w:r w:rsidDel="00131724">
          <w:rPr>
            <w:rFonts w:hint="cs"/>
            <w:rtl/>
          </w:rPr>
          <w:delText>כפי שמוסבר שם</w:delText>
        </w:r>
        <w:r w:rsidR="00F6015F" w:rsidDel="00131724">
          <w:rPr>
            <w:rFonts w:hint="cs"/>
            <w:rtl/>
          </w:rPr>
          <w:delText>, יש לחלץ את קובץ ה-</w:delText>
        </w:r>
        <w:r w:rsidR="00F6015F" w:rsidDel="00131724">
          <w:delText>ZIP</w:delText>
        </w:r>
        <w:r w:rsidR="00F6015F" w:rsidDel="00131724">
          <w:rPr>
            <w:rFonts w:hint="cs"/>
            <w:rtl/>
          </w:rPr>
          <w:delText xml:space="preserve"> לתיקייה לבחירתך ולהפעיל שם את הסקריפט </w:delText>
        </w:r>
        <w:r w:rsidR="005F4FE7" w:rsidDel="00131724">
          <w:delText>a</w:delText>
        </w:r>
        <w:r w:rsidR="00F6015F" w:rsidDel="00131724">
          <w:delText>ctivator</w:delText>
        </w:r>
        <w:r w:rsidR="005F4FE7" w:rsidDel="00131724">
          <w:delText>.bat</w:delText>
        </w:r>
        <w:r w:rsidR="00F6015F" w:rsidDel="00131724">
          <w:rPr>
            <w:rFonts w:hint="cs"/>
            <w:rtl/>
          </w:rPr>
          <w:delText xml:space="preserve"> (או מהמעטפת: </w:delText>
        </w:r>
        <w:r w:rsidR="00F6015F" w:rsidDel="00131724">
          <w:delText>activator ui</w:delText>
        </w:r>
        <w:r w:rsidR="00F6015F" w:rsidDel="00131724">
          <w:rPr>
            <w:rFonts w:hint="cs"/>
            <w:rtl/>
          </w:rPr>
          <w:delText>)</w:delText>
        </w:r>
        <w:r w:rsidR="00F6015F" w:rsidDel="00131724">
          <w:delText xml:space="preserve"> </w:delText>
        </w:r>
        <w:r w:rsidR="00F6015F" w:rsidDel="00131724">
          <w:rPr>
            <w:rFonts w:hint="cs"/>
            <w:rtl/>
          </w:rPr>
          <w:delText xml:space="preserve">, יש לוודא שנפתח בדפדפן ממשק הניהול של </w:delText>
        </w:r>
        <w:r w:rsidR="00F6015F" w:rsidDel="00131724">
          <w:delText>play</w:delText>
        </w:r>
        <w:r w:rsidR="00F6015F" w:rsidDel="00131724">
          <w:rPr>
            <w:rFonts w:hint="cs"/>
            <w:rtl/>
          </w:rPr>
          <w:delText>.</w:delText>
        </w:r>
        <w:r w:rsidR="00F6015F" w:rsidDel="00131724">
          <w:br/>
        </w:r>
        <w:r w:rsidR="00F6015F" w:rsidDel="00131724">
          <w:rPr>
            <w:noProof/>
          </w:rPr>
          <w:drawing>
            <wp:inline distT="0" distB="0" distL="0" distR="0" wp14:anchorId="7FF94290" wp14:editId="187B8D78">
              <wp:extent cx="5943600" cy="4268078"/>
              <wp:effectExtent l="0" t="0" r="0" b="0"/>
              <wp:docPr id="6" name="תמונה 6" descr="http://dommkopfq6m1m.cloudfront.net/assets/static/1c10991e5c5c6850465dff51be87e4beb0f47478/images/getstarted/win-ru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dommkopfq6m1m.cloudfront.net/assets/static/1c10991e5c5c6850465dff51be87e4beb0f47478/images/getstarted/win-run.png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2680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Start w:id="476" w:name="_Toc380436544"/>
        <w:bookmarkStart w:id="477" w:name="_Toc380436635"/>
        <w:bookmarkStart w:id="478" w:name="_Toc380436727"/>
        <w:bookmarkStart w:id="479" w:name="_Toc380436832"/>
        <w:bookmarkStart w:id="480" w:name="_Toc380436917"/>
        <w:bookmarkStart w:id="481" w:name="_Toc380437002"/>
        <w:bookmarkStart w:id="482" w:name="_Toc380437087"/>
        <w:bookmarkEnd w:id="476"/>
        <w:bookmarkEnd w:id="477"/>
        <w:bookmarkEnd w:id="478"/>
        <w:bookmarkEnd w:id="479"/>
        <w:bookmarkEnd w:id="480"/>
        <w:bookmarkEnd w:id="481"/>
        <w:bookmarkEnd w:id="482"/>
      </w:del>
    </w:p>
    <w:p w:rsidR="005E01D5" w:rsidDel="00131724" w:rsidRDefault="003A03C6">
      <w:pPr>
        <w:pStyle w:val="3"/>
        <w:numPr>
          <w:ilvl w:val="0"/>
          <w:numId w:val="11"/>
        </w:numPr>
        <w:shd w:val="clear" w:color="auto" w:fill="FFFFFF"/>
        <w:bidi/>
        <w:spacing w:before="0"/>
        <w:rPr>
          <w:del w:id="483" w:author="Avi" w:date="2014-02-16T21:15:00Z"/>
          <w:rtl/>
        </w:rPr>
        <w:pPrChange w:id="484" w:author="Avi" w:date="2014-02-17T21:10:00Z">
          <w:pPr>
            <w:pStyle w:val="3"/>
            <w:shd w:val="clear" w:color="auto" w:fill="FFFFFF"/>
            <w:bidi/>
            <w:spacing w:before="0"/>
          </w:pPr>
        </w:pPrChange>
      </w:pPr>
      <w:del w:id="485" w:author="Avi" w:date="2014-02-16T21:15:00Z">
        <w:r w:rsidDel="00131724">
          <w:rPr>
            <w:noProof/>
          </w:rPr>
          <w:drawing>
            <wp:inline distT="0" distB="0" distL="0" distR="0" wp14:anchorId="56EEF182" wp14:editId="27B3FBEB">
              <wp:extent cx="5943600" cy="4598035"/>
              <wp:effectExtent l="0" t="0" r="0" b="0"/>
              <wp:docPr id="9" name="תמונה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598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486" w:name="_Toc380436545"/>
        <w:bookmarkStart w:id="487" w:name="_Toc380436636"/>
        <w:bookmarkStart w:id="488" w:name="_Toc380436728"/>
        <w:bookmarkStart w:id="489" w:name="_Toc380436833"/>
        <w:bookmarkStart w:id="490" w:name="_Toc380436918"/>
        <w:bookmarkStart w:id="491" w:name="_Toc380437003"/>
        <w:bookmarkStart w:id="492" w:name="_Toc380437088"/>
        <w:bookmarkEnd w:id="486"/>
        <w:bookmarkEnd w:id="487"/>
        <w:bookmarkEnd w:id="488"/>
        <w:bookmarkEnd w:id="489"/>
        <w:bookmarkEnd w:id="490"/>
        <w:bookmarkEnd w:id="491"/>
        <w:bookmarkEnd w:id="492"/>
      </w:del>
    </w:p>
    <w:p w:rsidR="00F6015F" w:rsidDel="00131724" w:rsidRDefault="00B43F21">
      <w:pPr>
        <w:pStyle w:val="3"/>
        <w:numPr>
          <w:ilvl w:val="0"/>
          <w:numId w:val="11"/>
        </w:numPr>
        <w:bidi/>
        <w:spacing w:before="0"/>
        <w:rPr>
          <w:del w:id="493" w:author="Avi" w:date="2014-02-16T21:15:00Z"/>
        </w:rPr>
        <w:pPrChange w:id="494" w:author="Avi" w:date="2014-02-17T21:10:00Z">
          <w:pPr>
            <w:pStyle w:val="3"/>
            <w:numPr>
              <w:numId w:val="5"/>
            </w:numPr>
            <w:bidi/>
            <w:ind w:left="720" w:hanging="360"/>
          </w:pPr>
        </w:pPrChange>
      </w:pPr>
      <w:del w:id="495" w:author="Avi" w:date="2014-02-16T21:15:00Z">
        <w:r w:rsidDel="00131724">
          <w:rPr>
            <w:rFonts w:hint="cs"/>
            <w:rtl/>
          </w:rPr>
          <w:delText xml:space="preserve">סביבת פיתוח </w:delText>
        </w:r>
        <w:r w:rsidDel="00131724">
          <w:rPr>
            <w:rtl/>
          </w:rPr>
          <w:delText>–</w:delText>
        </w:r>
        <w:r w:rsidDel="00131724">
          <w:rPr>
            <w:rFonts w:hint="cs"/>
            <w:rtl/>
          </w:rPr>
          <w:delText xml:space="preserve"> אקליפס</w:delText>
        </w:r>
        <w:bookmarkStart w:id="496" w:name="_Toc380436546"/>
        <w:bookmarkStart w:id="497" w:name="_Toc380436637"/>
        <w:bookmarkStart w:id="498" w:name="_Toc380436729"/>
        <w:bookmarkStart w:id="499" w:name="_Toc380436834"/>
        <w:bookmarkStart w:id="500" w:name="_Toc380436919"/>
        <w:bookmarkStart w:id="501" w:name="_Toc380437004"/>
        <w:bookmarkStart w:id="502" w:name="_Toc380437089"/>
        <w:bookmarkEnd w:id="496"/>
        <w:bookmarkEnd w:id="497"/>
        <w:bookmarkEnd w:id="498"/>
        <w:bookmarkEnd w:id="499"/>
        <w:bookmarkEnd w:id="500"/>
        <w:bookmarkEnd w:id="501"/>
        <w:bookmarkEnd w:id="502"/>
      </w:del>
    </w:p>
    <w:p w:rsidR="00570145" w:rsidDel="00131724" w:rsidRDefault="00F6015F">
      <w:pPr>
        <w:numPr>
          <w:ilvl w:val="0"/>
          <w:numId w:val="11"/>
        </w:numPr>
        <w:bidi/>
        <w:spacing w:after="0"/>
        <w:rPr>
          <w:del w:id="503" w:author="Avi" w:date="2014-02-16T21:15:00Z"/>
          <w:rtl/>
        </w:rPr>
        <w:pPrChange w:id="504" w:author="Avi" w:date="2014-02-17T21:10:00Z">
          <w:pPr>
            <w:bidi/>
            <w:ind w:left="360"/>
          </w:pPr>
        </w:pPrChange>
      </w:pPr>
      <w:del w:id="505" w:author="Avi" w:date="2014-02-16T21:15:00Z">
        <w:r w:rsidDel="00131724">
          <w:rPr>
            <w:rFonts w:hint="cs"/>
            <w:rtl/>
          </w:rPr>
          <w:delText xml:space="preserve">אפשר לעבוד עם </w:delText>
        </w:r>
        <w:r w:rsidDel="00131724">
          <w:delText>play</w:delText>
        </w:r>
        <w:r w:rsidDel="00131724">
          <w:rPr>
            <w:rFonts w:hint="cs"/>
            <w:rtl/>
          </w:rPr>
          <w:delText xml:space="preserve"> עם כל עורך פשוט, אך יש גם תמיכה טובה ב-</w:delText>
        </w:r>
        <w:r w:rsidDel="00131724">
          <w:delText>eclipse</w:delText>
        </w:r>
        <w:r w:rsidDel="00131724">
          <w:rPr>
            <w:rFonts w:hint="cs"/>
            <w:rtl/>
          </w:rPr>
          <w:delText xml:space="preserve"> (פרטים </w:delText>
        </w:r>
        <w:r w:rsidR="008A67CC" w:rsidDel="00131724">
          <w:fldChar w:fldCharType="begin"/>
        </w:r>
        <w:r w:rsidR="008A67CC" w:rsidDel="00131724">
          <w:delInstrText xml:space="preserve"> HYPERLINK "http://www.playframework.com/documentation/2.1.x/IDE" </w:delInstrText>
        </w:r>
        <w:r w:rsidR="008A67CC" w:rsidDel="00131724">
          <w:fldChar w:fldCharType="separate"/>
        </w:r>
        <w:r w:rsidRPr="00F6015F" w:rsidDel="00131724">
          <w:rPr>
            <w:rStyle w:val="Hyperlink"/>
            <w:rFonts w:hint="cs"/>
            <w:rtl/>
          </w:rPr>
          <w:delText>כאן</w:delText>
        </w:r>
        <w:r w:rsidR="008A67CC" w:rsidDel="00131724">
          <w:rPr>
            <w:rStyle w:val="Hyperlink"/>
          </w:rPr>
          <w:fldChar w:fldCharType="end"/>
        </w:r>
        <w:r w:rsidDel="00131724">
          <w:rPr>
            <w:rFonts w:hint="cs"/>
            <w:rtl/>
          </w:rPr>
          <w:delText xml:space="preserve"> ובהמשך המדריך)</w:delText>
        </w:r>
        <w:r w:rsidR="00DB4797" w:rsidDel="00131724">
          <w:rPr>
            <w:rFonts w:hint="cs"/>
            <w:rtl/>
          </w:rPr>
          <w:delText>.</w:delText>
        </w:r>
        <w:r w:rsidR="00681E9F" w:rsidDel="00131724">
          <w:rPr>
            <w:rtl/>
          </w:rPr>
          <w:br/>
        </w:r>
        <w:r w:rsidR="00681E9F" w:rsidDel="00131724">
          <w:rPr>
            <w:rFonts w:hint="cs"/>
            <w:rtl/>
          </w:rPr>
          <w:delText xml:space="preserve">הערה: </w:delText>
        </w:r>
        <w:r w:rsidR="00730145" w:rsidDel="00131724">
          <w:rPr>
            <w:rFonts w:hint="cs"/>
            <w:rtl/>
          </w:rPr>
          <w:delText xml:space="preserve">לחברת </w:delText>
        </w:r>
        <w:r w:rsidR="00730145" w:rsidDel="00131724">
          <w:delText>typeseafe</w:delText>
        </w:r>
        <w:r w:rsidR="00730145" w:rsidDel="00131724">
          <w:rPr>
            <w:rFonts w:hint="cs"/>
            <w:rtl/>
          </w:rPr>
          <w:delText xml:space="preserve"> יש</w:delText>
        </w:r>
        <w:r w:rsidR="00681E9F" w:rsidDel="00131724">
          <w:rPr>
            <w:rFonts w:hint="cs"/>
            <w:rtl/>
          </w:rPr>
          <w:delText xml:space="preserve"> </w:delText>
        </w:r>
        <w:r w:rsidR="00730145" w:rsidDel="00131724">
          <w:rPr>
            <w:rFonts w:hint="cs"/>
            <w:rtl/>
          </w:rPr>
          <w:delText>תוספים ל</w:delText>
        </w:r>
        <w:r w:rsidR="00681E9F" w:rsidDel="00131724">
          <w:rPr>
            <w:rFonts w:hint="cs"/>
            <w:rtl/>
          </w:rPr>
          <w:delText xml:space="preserve">אקליפס </w:delText>
        </w:r>
        <w:r w:rsidR="00730145" w:rsidDel="00131724">
          <w:rPr>
            <w:rFonts w:hint="cs"/>
            <w:rtl/>
          </w:rPr>
          <w:delText xml:space="preserve">לאפשרויות פיתוח נוספות עם </w:delText>
        </w:r>
        <w:r w:rsidR="00730145" w:rsidDel="00131724">
          <w:delText>play</w:delText>
        </w:r>
        <w:r w:rsidR="00730145" w:rsidDel="00131724">
          <w:rPr>
            <w:rFonts w:hint="cs"/>
            <w:rtl/>
          </w:rPr>
          <w:delText xml:space="preserve"> (</w:delText>
        </w:r>
        <w:r w:rsidR="008A67CC" w:rsidDel="00131724">
          <w:fldChar w:fldCharType="begin"/>
        </w:r>
        <w:r w:rsidR="008A67CC" w:rsidDel="00131724">
          <w:delInstrText xml:space="preserve"> HYPERLINK "http://scala-ide.org/docs/tutorials/play/" </w:delInstrText>
        </w:r>
        <w:r w:rsidR="008A67CC" w:rsidDel="00131724">
          <w:fldChar w:fldCharType="separate"/>
        </w:r>
        <w:r w:rsidR="00730145" w:rsidRPr="00730145" w:rsidDel="00131724">
          <w:rPr>
            <w:rStyle w:val="Hyperlink"/>
            <w:rFonts w:hint="cs"/>
            <w:rtl/>
          </w:rPr>
          <w:delText>קישור</w:delText>
        </w:r>
        <w:r w:rsidR="008A67CC" w:rsidDel="00131724">
          <w:rPr>
            <w:rStyle w:val="Hyperlink"/>
          </w:rPr>
          <w:fldChar w:fldCharType="end"/>
        </w:r>
        <w:r w:rsidR="00730145" w:rsidDel="00131724">
          <w:rPr>
            <w:rFonts w:hint="cs"/>
            <w:rtl/>
          </w:rPr>
          <w:delText>).</w:delText>
        </w:r>
        <w:r w:rsidR="00D875B3" w:rsidDel="00131724">
          <w:rPr>
            <w:rFonts w:hint="cs"/>
            <w:rtl/>
          </w:rPr>
          <w:delText xml:space="preserve"> כמו כן ישנו תוסף של </w:delText>
        </w:r>
        <w:r w:rsidR="00D875B3" w:rsidDel="00131724">
          <w:delText>heroku</w:delText>
        </w:r>
        <w:r w:rsidR="00D875B3" w:rsidDel="00131724">
          <w:rPr>
            <w:rFonts w:hint="cs"/>
            <w:rtl/>
          </w:rPr>
          <w:delText xml:space="preserve"> החלופי לכלי העצמאי בסעיף </w:delText>
        </w:r>
        <w:r w:rsidR="00FF0A64" w:rsidDel="00131724">
          <w:rPr>
            <w:rtl/>
          </w:rPr>
          <w:fldChar w:fldCharType="begin"/>
        </w:r>
        <w:r w:rsidR="00D875B3" w:rsidDel="00131724">
          <w:rPr>
            <w:rtl/>
          </w:rPr>
          <w:delInstrText xml:space="preserve"> </w:delInstrText>
        </w:r>
        <w:r w:rsidR="00D875B3" w:rsidDel="00131724">
          <w:rPr>
            <w:rFonts w:hint="cs"/>
          </w:rPr>
          <w:delInstrText>REF</w:delInstrText>
        </w:r>
        <w:r w:rsidR="00D875B3" w:rsidDel="00131724">
          <w:rPr>
            <w:rFonts w:hint="cs"/>
            <w:rtl/>
          </w:rPr>
          <w:delInstrText xml:space="preserve"> _</w:delInstrText>
        </w:r>
        <w:r w:rsidR="00D875B3" w:rsidDel="00131724">
          <w:rPr>
            <w:rFonts w:hint="cs"/>
          </w:rPr>
          <w:delInstrText>Ref379405679 \r \h</w:delInstrText>
        </w:r>
        <w:r w:rsidR="00D875B3" w:rsidDel="00131724">
          <w:rPr>
            <w:rtl/>
          </w:rPr>
          <w:delInstrText xml:space="preserve"> </w:delInstrText>
        </w:r>
        <w:r w:rsidR="00FF0A64" w:rsidDel="00131724">
          <w:rPr>
            <w:rtl/>
          </w:rPr>
        </w:r>
        <w:r w:rsidR="00FF0A64" w:rsidDel="00131724">
          <w:rPr>
            <w:rtl/>
          </w:rPr>
          <w:fldChar w:fldCharType="separate"/>
        </w:r>
        <w:r w:rsidR="00D875B3" w:rsidDel="00131724">
          <w:rPr>
            <w:rFonts w:hint="cs"/>
            <w:cs/>
          </w:rPr>
          <w:delText>‎</w:delText>
        </w:r>
        <w:r w:rsidR="00D875B3" w:rsidDel="00131724">
          <w:delText>4</w:delText>
        </w:r>
        <w:r w:rsidR="00FF0A64" w:rsidDel="00131724">
          <w:rPr>
            <w:rtl/>
          </w:rPr>
          <w:fldChar w:fldCharType="end"/>
        </w:r>
        <w:r w:rsidR="00D875B3" w:rsidDel="00131724">
          <w:rPr>
            <w:rFonts w:hint="cs"/>
            <w:rtl/>
          </w:rPr>
          <w:delText xml:space="preserve"> להלן.</w:delText>
        </w:r>
        <w:bookmarkStart w:id="506" w:name="_Toc380436547"/>
        <w:bookmarkStart w:id="507" w:name="_Toc380436638"/>
        <w:bookmarkStart w:id="508" w:name="_Toc380436730"/>
        <w:bookmarkStart w:id="509" w:name="_Toc380436835"/>
        <w:bookmarkStart w:id="510" w:name="_Toc380436920"/>
        <w:bookmarkStart w:id="511" w:name="_Toc380437005"/>
        <w:bookmarkStart w:id="512" w:name="_Toc380437090"/>
        <w:bookmarkEnd w:id="506"/>
        <w:bookmarkEnd w:id="507"/>
        <w:bookmarkEnd w:id="508"/>
        <w:bookmarkEnd w:id="509"/>
        <w:bookmarkEnd w:id="510"/>
        <w:bookmarkEnd w:id="511"/>
        <w:bookmarkEnd w:id="512"/>
      </w:del>
    </w:p>
    <w:p w:rsidR="00B43F21" w:rsidDel="00AA44A6" w:rsidRDefault="00B43F21">
      <w:pPr>
        <w:pStyle w:val="3"/>
        <w:numPr>
          <w:ilvl w:val="0"/>
          <w:numId w:val="11"/>
        </w:numPr>
        <w:bidi/>
        <w:spacing w:before="0"/>
        <w:rPr>
          <w:del w:id="513" w:author="Avi" w:date="2014-02-16T21:37:00Z"/>
        </w:rPr>
        <w:pPrChange w:id="514" w:author="Avi" w:date="2014-02-17T21:10:00Z">
          <w:pPr>
            <w:pStyle w:val="3"/>
            <w:numPr>
              <w:numId w:val="5"/>
            </w:numPr>
            <w:bidi/>
            <w:ind w:left="720" w:hanging="360"/>
          </w:pPr>
        </w:pPrChange>
      </w:pPr>
      <w:del w:id="515" w:author="Avi" w:date="2014-02-16T21:37:00Z">
        <w:r w:rsidDel="00AA44A6">
          <w:rPr>
            <w:rFonts w:hint="cs"/>
            <w:rtl/>
          </w:rPr>
          <w:delText xml:space="preserve">בקרת גרסאות תוכנה </w:delText>
        </w:r>
        <w:r w:rsidDel="00AA44A6">
          <w:rPr>
            <w:rtl/>
          </w:rPr>
          <w:delText>–</w:delText>
        </w:r>
        <w:r w:rsidDel="00AA44A6">
          <w:rPr>
            <w:rFonts w:hint="cs"/>
            <w:rtl/>
          </w:rPr>
          <w:delText xml:space="preserve"> גיט</w:delText>
        </w:r>
        <w:bookmarkStart w:id="516" w:name="_Toc380436548"/>
        <w:bookmarkStart w:id="517" w:name="_Toc380436639"/>
        <w:bookmarkStart w:id="518" w:name="_Toc380436731"/>
        <w:bookmarkStart w:id="519" w:name="_Toc380436836"/>
        <w:bookmarkStart w:id="520" w:name="_Toc380436921"/>
        <w:bookmarkStart w:id="521" w:name="_Toc380437006"/>
        <w:bookmarkStart w:id="522" w:name="_Toc380437091"/>
        <w:bookmarkEnd w:id="516"/>
        <w:bookmarkEnd w:id="517"/>
        <w:bookmarkEnd w:id="518"/>
        <w:bookmarkEnd w:id="519"/>
        <w:bookmarkEnd w:id="520"/>
        <w:bookmarkEnd w:id="521"/>
        <w:bookmarkEnd w:id="522"/>
      </w:del>
    </w:p>
    <w:p w:rsidR="00730145" w:rsidDel="00B907EA" w:rsidRDefault="00330543">
      <w:pPr>
        <w:numPr>
          <w:ilvl w:val="0"/>
          <w:numId w:val="11"/>
        </w:numPr>
        <w:bidi/>
        <w:spacing w:after="0"/>
        <w:rPr>
          <w:del w:id="523" w:author="Avi" w:date="2014-02-16T21:30:00Z"/>
          <w:rFonts w:cs="Arial"/>
        </w:rPr>
        <w:pPrChange w:id="524" w:author="Avi" w:date="2014-02-17T21:10:00Z">
          <w:pPr>
            <w:bidi/>
          </w:pPr>
        </w:pPrChange>
      </w:pPr>
      <w:del w:id="525" w:author="Avi" w:date="2014-02-16T21:30:00Z">
        <w:r w:rsidDel="00B907EA">
          <w:delText>Git</w:delText>
        </w:r>
        <w:r w:rsidDel="00B907EA">
          <w:rPr>
            <w:rFonts w:hint="cs"/>
            <w:rtl/>
          </w:rPr>
          <w:delText xml:space="preserve"> היא מערכת בקרת גרסאות</w:delText>
        </w:r>
        <w:r w:rsidR="00E97255" w:rsidDel="00B907EA">
          <w:rPr>
            <w:rFonts w:hint="cs"/>
            <w:rtl/>
          </w:rPr>
          <w:delText xml:space="preserve"> (נרחיב בנושא בהמשך הקורס)</w:delText>
        </w:r>
        <w:r w:rsidDel="00B907EA">
          <w:rPr>
            <w:rFonts w:hint="cs"/>
            <w:rtl/>
          </w:rPr>
          <w:delText xml:space="preserve"> שפותחה </w:delText>
        </w:r>
        <w:r w:rsidR="00E97255" w:rsidDel="00B907EA">
          <w:rPr>
            <w:rFonts w:hint="cs"/>
            <w:rtl/>
          </w:rPr>
          <w:delText xml:space="preserve">במקור </w:delText>
        </w:r>
        <w:r w:rsidDel="00B907EA">
          <w:rPr>
            <w:rFonts w:hint="cs"/>
            <w:rtl/>
          </w:rPr>
          <w:delText xml:space="preserve">עבור </w:delText>
        </w:r>
        <w:r w:rsidR="00E97255" w:rsidDel="00B907EA">
          <w:rPr>
            <w:rFonts w:hint="cs"/>
            <w:rtl/>
          </w:rPr>
          <w:delText xml:space="preserve">פיתוח </w:delText>
        </w:r>
        <w:r w:rsidDel="00B907EA">
          <w:rPr>
            <w:rFonts w:hint="cs"/>
            <w:rtl/>
          </w:rPr>
          <w:delText>לינוקס. בכדי לנהל גרסאות איתה יש להתקינה במחשב. הדרך הפשוט</w:delText>
        </w:r>
        <w:r w:rsidR="001B184D" w:rsidDel="00B907EA">
          <w:rPr>
            <w:rFonts w:hint="cs"/>
            <w:rtl/>
          </w:rPr>
          <w:delText>ה</w:delText>
        </w:r>
        <w:r w:rsidDel="00B907EA">
          <w:rPr>
            <w:rFonts w:hint="cs"/>
            <w:rtl/>
          </w:rPr>
          <w:delText xml:space="preserve"> ביותר להתקנה היא התקנת לקוח של </w:delText>
        </w:r>
        <w:r w:rsidDel="00B907EA">
          <w:delText>github</w:delText>
        </w:r>
        <w:r w:rsidDel="00B907EA">
          <w:rPr>
            <w:rFonts w:hint="cs"/>
            <w:rtl/>
          </w:rPr>
          <w:delText xml:space="preserve"> מכאן </w:delText>
        </w:r>
        <w:r w:rsidR="008A67CC" w:rsidDel="00B907EA">
          <w:fldChar w:fldCharType="begin"/>
        </w:r>
        <w:r w:rsidR="008A67CC" w:rsidDel="00B907EA">
          <w:delInstrText xml:space="preserve"> HYPERLINK "http://windows.github.com/" </w:delInstrText>
        </w:r>
        <w:r w:rsidR="008A67CC" w:rsidDel="00B907EA">
          <w:fldChar w:fldCharType="separate"/>
        </w:r>
        <w:r w:rsidRPr="00B822D9" w:rsidDel="00B907EA">
          <w:rPr>
            <w:rStyle w:val="Hyperlink"/>
          </w:rPr>
          <w:delText>http://windows.github.com</w:delText>
        </w:r>
        <w:r w:rsidRPr="00B822D9" w:rsidDel="00B907EA">
          <w:rPr>
            <w:rStyle w:val="Hyperlink"/>
            <w:rFonts w:cs="Arial"/>
            <w:rtl/>
          </w:rPr>
          <w:delText>/</w:delText>
        </w:r>
        <w:r w:rsidR="008A67CC" w:rsidDel="00B907EA">
          <w:rPr>
            <w:rStyle w:val="Hyperlink"/>
            <w:rFonts w:cs="Arial"/>
          </w:rPr>
          <w:fldChar w:fldCharType="end"/>
        </w:r>
        <w:r w:rsidDel="00B907EA">
          <w:rPr>
            <w:rFonts w:hint="cs"/>
            <w:rtl/>
          </w:rPr>
          <w:delText xml:space="preserve"> התקנה זו מאפשר ניהול המאגרים שלכם מול </w:delText>
        </w:r>
        <w:r w:rsidDel="00B907EA">
          <w:delText>github</w:delText>
        </w:r>
        <w:r w:rsidDel="00B907EA">
          <w:rPr>
            <w:rFonts w:hint="cs"/>
            <w:rtl/>
          </w:rPr>
          <w:delText xml:space="preserve"> וגם מקומית במחשב</w:delText>
        </w:r>
        <w:r w:rsidR="00730145" w:rsidDel="00B907EA">
          <w:rPr>
            <w:rFonts w:hint="cs"/>
            <w:rtl/>
          </w:rPr>
          <w:delText xml:space="preserve"> (בנוסף מותקנת</w:delText>
        </w:r>
        <w:r w:rsidR="00F86211" w:rsidDel="00B907EA">
          <w:rPr>
            <w:rFonts w:hint="cs"/>
            <w:rtl/>
          </w:rPr>
          <w:delText xml:space="preserve"> גרסת מעטפת מותאמת לעבודה עם </w:delText>
        </w:r>
        <w:r w:rsidR="00730145" w:rsidDel="00B907EA">
          <w:delText>git</w:delText>
        </w:r>
        <w:r w:rsidR="00F86211" w:rsidDel="00B907EA">
          <w:rPr>
            <w:rFonts w:hint="cs"/>
            <w:rtl/>
          </w:rPr>
          <w:delText xml:space="preserve"> וכן טיפול</w:delText>
        </w:r>
        <w:r w:rsidR="001B184D" w:rsidDel="00B907EA">
          <w:rPr>
            <w:rFonts w:hint="cs"/>
            <w:rtl/>
          </w:rPr>
          <w:delText xml:space="preserve"> </w:delText>
        </w:r>
        <w:r w:rsidR="00F86211" w:rsidDel="00B907EA">
          <w:rPr>
            <w:rFonts w:hint="cs"/>
            <w:rtl/>
          </w:rPr>
          <w:delText>ב</w:delText>
        </w:r>
        <w:r w:rsidR="001B184D" w:rsidDel="00B907EA">
          <w:rPr>
            <w:rFonts w:hint="cs"/>
            <w:rtl/>
          </w:rPr>
          <w:delText>מפתחות הצפנה)</w:delText>
        </w:r>
        <w:r w:rsidDel="00B907EA">
          <w:rPr>
            <w:rFonts w:hint="cs"/>
            <w:rtl/>
          </w:rPr>
          <w:delText>.</w:delText>
        </w:r>
        <w:r w:rsidR="00730145" w:rsidDel="00B907EA">
          <w:rPr>
            <w:rFonts w:cs="Arial" w:hint="cs"/>
            <w:rtl/>
          </w:rPr>
          <w:br/>
          <w:delText xml:space="preserve">וידוא התקנה: ייפתח חלון התוכנה </w:delText>
        </w:r>
        <w:r w:rsidR="00730145" w:rsidDel="00B907EA">
          <w:rPr>
            <w:rFonts w:cs="Arial"/>
          </w:rPr>
          <w:delText>GitHub</w:delText>
        </w:r>
        <w:bookmarkStart w:id="526" w:name="_Toc380436549"/>
        <w:bookmarkStart w:id="527" w:name="_Toc380436640"/>
        <w:bookmarkStart w:id="528" w:name="_Toc380436732"/>
        <w:bookmarkStart w:id="529" w:name="_Toc380436837"/>
        <w:bookmarkStart w:id="530" w:name="_Toc380436922"/>
        <w:bookmarkStart w:id="531" w:name="_Toc380437007"/>
        <w:bookmarkStart w:id="532" w:name="_Toc380437092"/>
        <w:bookmarkEnd w:id="526"/>
        <w:bookmarkEnd w:id="527"/>
        <w:bookmarkEnd w:id="528"/>
        <w:bookmarkEnd w:id="529"/>
        <w:bookmarkEnd w:id="530"/>
        <w:bookmarkEnd w:id="531"/>
        <w:bookmarkEnd w:id="532"/>
      </w:del>
    </w:p>
    <w:p w:rsidR="00330543" w:rsidDel="00B907EA" w:rsidRDefault="00730145">
      <w:pPr>
        <w:numPr>
          <w:ilvl w:val="0"/>
          <w:numId w:val="11"/>
        </w:numPr>
        <w:bidi/>
        <w:spacing w:after="0"/>
        <w:rPr>
          <w:del w:id="533" w:author="Avi" w:date="2014-02-16T21:30:00Z"/>
          <w:rFonts w:cs="Arial"/>
          <w:rtl/>
        </w:rPr>
        <w:pPrChange w:id="534" w:author="Avi" w:date="2014-02-17T21:10:00Z">
          <w:pPr>
            <w:bidi/>
          </w:pPr>
        </w:pPrChange>
      </w:pPr>
      <w:del w:id="535" w:author="Avi" w:date="2014-02-16T21:30:00Z">
        <w:r w:rsidDel="00B907EA">
          <w:rPr>
            <w:rFonts w:cs="Arial" w:hint="cs"/>
            <w:rtl/>
          </w:rPr>
          <w:delText xml:space="preserve">הערה: </w:delText>
        </w:r>
        <w:r w:rsidR="00330543" w:rsidDel="00B907EA">
          <w:rPr>
            <w:rFonts w:cs="Arial" w:hint="cs"/>
            <w:rtl/>
          </w:rPr>
          <w:delText xml:space="preserve">אפשר לחלופין להתקין רק את </w:delText>
        </w:r>
        <w:r w:rsidR="00330543" w:rsidDel="00B907EA">
          <w:rPr>
            <w:rFonts w:cs="Arial"/>
          </w:rPr>
          <w:delText>git</w:delText>
        </w:r>
        <w:r w:rsidR="00330543" w:rsidDel="00B907EA">
          <w:rPr>
            <w:rFonts w:cs="Arial" w:hint="cs"/>
            <w:rtl/>
          </w:rPr>
          <w:delText xml:space="preserve"> מכאן </w:delText>
        </w:r>
        <w:r w:rsidR="008A67CC" w:rsidDel="00B907EA">
          <w:fldChar w:fldCharType="begin"/>
        </w:r>
        <w:r w:rsidR="008A67CC" w:rsidDel="00B907EA">
          <w:delInstrText xml:space="preserve"> HYPERLINK "http://git-scm.com/downloads" </w:delInstrText>
        </w:r>
        <w:r w:rsidR="008A67CC" w:rsidDel="00B907EA">
          <w:fldChar w:fldCharType="separate"/>
        </w:r>
        <w:r w:rsidR="00330543" w:rsidRPr="00B822D9" w:rsidDel="00B907EA">
          <w:rPr>
            <w:rStyle w:val="Hyperlink"/>
            <w:rFonts w:cs="Arial"/>
          </w:rPr>
          <w:delText>http://git-scm.com/downloads</w:delText>
        </w:r>
        <w:r w:rsidR="008A67CC" w:rsidDel="00B907EA">
          <w:rPr>
            <w:rStyle w:val="Hyperlink"/>
            <w:rFonts w:cs="Arial"/>
          </w:rPr>
          <w:fldChar w:fldCharType="end"/>
        </w:r>
        <w:bookmarkStart w:id="536" w:name="_Toc380436550"/>
        <w:bookmarkStart w:id="537" w:name="_Toc380436641"/>
        <w:bookmarkStart w:id="538" w:name="_Toc380436733"/>
        <w:bookmarkStart w:id="539" w:name="_Toc380436838"/>
        <w:bookmarkStart w:id="540" w:name="_Toc380436923"/>
        <w:bookmarkStart w:id="541" w:name="_Toc380437008"/>
        <w:bookmarkStart w:id="542" w:name="_Toc380437093"/>
        <w:bookmarkEnd w:id="536"/>
        <w:bookmarkEnd w:id="537"/>
        <w:bookmarkEnd w:id="538"/>
        <w:bookmarkEnd w:id="539"/>
        <w:bookmarkEnd w:id="540"/>
        <w:bookmarkEnd w:id="541"/>
        <w:bookmarkEnd w:id="542"/>
      </w:del>
    </w:p>
    <w:p w:rsidR="00330543" w:rsidDel="00B907EA" w:rsidRDefault="00330543">
      <w:pPr>
        <w:numPr>
          <w:ilvl w:val="0"/>
          <w:numId w:val="11"/>
        </w:numPr>
        <w:bidi/>
        <w:spacing w:after="0"/>
        <w:rPr>
          <w:del w:id="543" w:author="Avi" w:date="2014-02-16T21:30:00Z"/>
          <w:rFonts w:cs="Arial"/>
          <w:rtl/>
        </w:rPr>
        <w:pPrChange w:id="544" w:author="Avi" w:date="2014-02-17T21:10:00Z">
          <w:pPr>
            <w:bidi/>
          </w:pPr>
        </w:pPrChange>
      </w:pPr>
      <w:del w:id="545" w:author="Avi" w:date="2014-02-16T21:30:00Z">
        <w:r w:rsidDel="00B907EA">
          <w:rPr>
            <w:rFonts w:hint="cs"/>
            <w:rtl/>
          </w:rPr>
          <w:delText xml:space="preserve">בנוסף </w:delText>
        </w:r>
        <w:r w:rsidR="00CE6548" w:rsidDel="00B907EA">
          <w:rPr>
            <w:rFonts w:hint="cs"/>
            <w:rtl/>
          </w:rPr>
          <w:delText>ישנו</w:delText>
        </w:r>
        <w:r w:rsidDel="00B907EA">
          <w:rPr>
            <w:rFonts w:hint="cs"/>
            <w:rtl/>
          </w:rPr>
          <w:delText xml:space="preserve"> את </w:delText>
        </w:r>
        <w:r w:rsidR="008A67CC" w:rsidDel="00B907EA">
          <w:fldChar w:fldCharType="begin"/>
        </w:r>
        <w:r w:rsidR="008A67CC" w:rsidDel="00B907EA">
          <w:delInstrText xml:space="preserve"> HYPERLINK "http://eclipse.org/egit/" </w:delInstrText>
        </w:r>
        <w:r w:rsidR="008A67CC" w:rsidDel="00B907EA">
          <w:fldChar w:fldCharType="separate"/>
        </w:r>
        <w:r w:rsidRPr="00571126" w:rsidDel="00B907EA">
          <w:rPr>
            <w:rStyle w:val="Hyperlink"/>
          </w:rPr>
          <w:delText>egit</w:delText>
        </w:r>
        <w:r w:rsidR="008A67CC" w:rsidDel="00B907EA">
          <w:rPr>
            <w:rStyle w:val="Hyperlink"/>
          </w:rPr>
          <w:fldChar w:fldCharType="end"/>
        </w:r>
        <w:r w:rsidDel="00B907EA">
          <w:rPr>
            <w:rFonts w:hint="cs"/>
            <w:rtl/>
          </w:rPr>
          <w:delText xml:space="preserve"> שהוא לקוח </w:delText>
        </w:r>
        <w:r w:rsidDel="00B907EA">
          <w:delText>git</w:delText>
        </w:r>
        <w:r w:rsidDel="00B907EA">
          <w:rPr>
            <w:rFonts w:hint="cs"/>
            <w:rtl/>
          </w:rPr>
          <w:delText xml:space="preserve"> ל-</w:delText>
        </w:r>
        <w:r w:rsidDel="00B907EA">
          <w:delText>eclipse</w:delText>
        </w:r>
        <w:r w:rsidDel="00B907EA">
          <w:rPr>
            <w:rFonts w:hint="cs"/>
            <w:rtl/>
          </w:rPr>
          <w:delText>. באמצעותו תוכלו לנהל גרסאות ישירות מסביבת העבודה</w:delText>
        </w:r>
        <w:r w:rsidR="00CE6548" w:rsidDel="00B907EA">
          <w:rPr>
            <w:rFonts w:hint="cs"/>
            <w:rtl/>
          </w:rPr>
          <w:delText>.</w:delText>
        </w:r>
        <w:bookmarkStart w:id="546" w:name="_Toc380436551"/>
        <w:bookmarkStart w:id="547" w:name="_Toc380436642"/>
        <w:bookmarkStart w:id="548" w:name="_Toc380436734"/>
        <w:bookmarkStart w:id="549" w:name="_Toc380436839"/>
        <w:bookmarkStart w:id="550" w:name="_Toc380436924"/>
        <w:bookmarkStart w:id="551" w:name="_Toc380437009"/>
        <w:bookmarkStart w:id="552" w:name="_Toc380437094"/>
        <w:bookmarkEnd w:id="546"/>
        <w:bookmarkEnd w:id="547"/>
        <w:bookmarkEnd w:id="548"/>
        <w:bookmarkEnd w:id="549"/>
        <w:bookmarkEnd w:id="550"/>
        <w:bookmarkEnd w:id="551"/>
        <w:bookmarkEnd w:id="552"/>
      </w:del>
    </w:p>
    <w:p w:rsidR="00330543" w:rsidRDefault="00B43F21">
      <w:pPr>
        <w:pStyle w:val="2"/>
        <w:numPr>
          <w:ilvl w:val="0"/>
          <w:numId w:val="11"/>
        </w:numPr>
        <w:bidi/>
        <w:pPrChange w:id="553" w:author="Avi" w:date="2014-02-17T21:10:00Z">
          <w:pPr>
            <w:pStyle w:val="3"/>
            <w:numPr>
              <w:numId w:val="5"/>
            </w:numPr>
            <w:bidi/>
            <w:ind w:left="720" w:hanging="360"/>
          </w:pPr>
        </w:pPrChange>
      </w:pPr>
      <w:bookmarkStart w:id="554" w:name="_Ref379405679"/>
      <w:bookmarkStart w:id="555" w:name="_Toc380437095"/>
      <w:proofErr w:type="spellStart"/>
      <w:r>
        <w:t>Heroku</w:t>
      </w:r>
      <w:proofErr w:type="spellEnd"/>
      <w:r>
        <w:t xml:space="preserve"> </w:t>
      </w:r>
      <w:proofErr w:type="spellStart"/>
      <w:r>
        <w:t>Toolbelt</w:t>
      </w:r>
      <w:bookmarkEnd w:id="554"/>
      <w:bookmarkEnd w:id="555"/>
      <w:proofErr w:type="spellEnd"/>
    </w:p>
    <w:p w:rsidR="006430A8" w:rsidRDefault="00E97255">
      <w:pPr>
        <w:bidi/>
        <w:spacing w:after="0"/>
        <w:ind w:left="720"/>
        <w:rPr>
          <w:ins w:id="556" w:author="Avi" w:date="2014-02-17T21:10:00Z"/>
          <w:rtl/>
        </w:rPr>
        <w:pPrChange w:id="557" w:author="Avi" w:date="2014-02-17T21:10:00Z">
          <w:pPr>
            <w:bidi/>
          </w:pPr>
        </w:pPrChange>
      </w:pPr>
      <w:del w:id="558" w:author="Avi" w:date="2014-02-17T20:59:00Z">
        <w:r w:rsidDel="00A21666">
          <w:rPr>
            <w:rFonts w:hint="cs"/>
            <w:rtl/>
          </w:rPr>
          <w:delText xml:space="preserve">זהו </w:delText>
        </w:r>
      </w:del>
      <w:ins w:id="559" w:author="Avi" w:date="2014-02-17T20:59:00Z">
        <w:r w:rsidR="00A21666">
          <w:rPr>
            <w:rFonts w:hint="cs"/>
            <w:rtl/>
          </w:rPr>
          <w:t>אנו נשתמש ב</w:t>
        </w:r>
      </w:ins>
      <w:ins w:id="560" w:author="Avi" w:date="2014-02-17T21:01:00Z">
        <w:r w:rsidR="00A21666">
          <w:rPr>
            <w:rFonts w:hint="cs"/>
            <w:rtl/>
          </w:rPr>
          <w:t xml:space="preserve"> </w:t>
        </w:r>
        <w:proofErr w:type="spellStart"/>
        <w:r w:rsidR="00A21666">
          <w:t>Heroku</w:t>
        </w:r>
        <w:proofErr w:type="spellEnd"/>
        <w:r w:rsidR="00A21666">
          <w:t xml:space="preserve"> </w:t>
        </w:r>
        <w:proofErr w:type="spellStart"/>
        <w:r w:rsidR="00A21666">
          <w:t>Toolbelt</w:t>
        </w:r>
        <w:proofErr w:type="spellEnd"/>
        <w:r w:rsidR="00A21666">
          <w:rPr>
            <w:rFonts w:hint="cs"/>
            <w:rtl/>
          </w:rPr>
          <w:t xml:space="preserve"> על מנת לבצע את ההפצה והניהול </w:t>
        </w:r>
      </w:ins>
      <w:ins w:id="561" w:author="Avi" w:date="2014-02-17T21:02:00Z">
        <w:r w:rsidR="006430A8">
          <w:rPr>
            <w:rFonts w:hint="cs"/>
            <w:rtl/>
          </w:rPr>
          <w:t xml:space="preserve">של האפליקציה </w:t>
        </w:r>
      </w:ins>
      <w:del w:id="562" w:author="Avi" w:date="2014-02-17T21:02:00Z">
        <w:r w:rsidR="00330543" w:rsidDel="006430A8">
          <w:rPr>
            <w:rFonts w:hint="cs"/>
            <w:rtl/>
          </w:rPr>
          <w:delText xml:space="preserve">סט כלים מ- </w:delText>
        </w:r>
        <w:r w:rsidR="00330543" w:rsidDel="006430A8">
          <w:delText>heroku</w:delText>
        </w:r>
        <w:r w:rsidR="00330543" w:rsidDel="006430A8">
          <w:rPr>
            <w:rFonts w:hint="cs"/>
            <w:rtl/>
          </w:rPr>
          <w:delText xml:space="preserve"> שבא</w:delText>
        </w:r>
        <w:r w:rsidR="00B31ABA" w:rsidDel="006430A8">
          <w:rPr>
            <w:rFonts w:hint="cs"/>
            <w:rtl/>
          </w:rPr>
          <w:delText>מ</w:delText>
        </w:r>
        <w:r w:rsidR="00330543" w:rsidDel="006430A8">
          <w:rPr>
            <w:rFonts w:hint="cs"/>
            <w:rtl/>
          </w:rPr>
          <w:delText xml:space="preserve">צעותם מתבצעת ההפצה </w:delText>
        </w:r>
        <w:r w:rsidDel="006430A8">
          <w:rPr>
            <w:rFonts w:hint="cs"/>
            <w:rtl/>
          </w:rPr>
          <w:delText xml:space="preserve">והניהול </w:delText>
        </w:r>
        <w:r w:rsidR="00330543" w:rsidDel="006430A8">
          <w:rPr>
            <w:rFonts w:hint="cs"/>
            <w:rtl/>
          </w:rPr>
          <w:delText xml:space="preserve">של מוצר התוכנה </w:delText>
        </w:r>
      </w:del>
      <w:r w:rsidR="00330543">
        <w:rPr>
          <w:rFonts w:hint="cs"/>
          <w:rtl/>
        </w:rPr>
        <w:t>לענן</w:t>
      </w:r>
      <w:ins w:id="563" w:author="Avi" w:date="2014-02-17T21:02:00Z">
        <w:r w:rsidR="006430A8">
          <w:rPr>
            <w:rFonts w:hint="cs"/>
            <w:rtl/>
          </w:rPr>
          <w:t xml:space="preserve"> (</w:t>
        </w:r>
      </w:ins>
      <w:proofErr w:type="spellStart"/>
      <w:ins w:id="564" w:author="Avi" w:date="2014-02-17T21:03:00Z">
        <w:r w:rsidR="006430A8">
          <w:t>Heroku</w:t>
        </w:r>
        <w:proofErr w:type="spellEnd"/>
        <w:r w:rsidR="006430A8">
          <w:rPr>
            <w:rFonts w:hint="cs"/>
            <w:rtl/>
          </w:rPr>
          <w:t>)</w:t>
        </w:r>
      </w:ins>
      <w:r w:rsidR="00330543">
        <w:rPr>
          <w:rFonts w:hint="cs"/>
          <w:rtl/>
        </w:rPr>
        <w:t>.</w:t>
      </w:r>
    </w:p>
    <w:p w:rsidR="006430A8" w:rsidRDefault="006430A8">
      <w:pPr>
        <w:bidi/>
        <w:spacing w:after="0"/>
        <w:ind w:left="360" w:firstLine="360"/>
        <w:rPr>
          <w:ins w:id="565" w:author="Avi" w:date="2014-02-17T21:03:00Z"/>
          <w:rtl/>
        </w:rPr>
        <w:pPrChange w:id="566" w:author="Avi" w:date="2014-02-17T21:11:00Z">
          <w:pPr>
            <w:bidi/>
          </w:pPr>
        </w:pPrChange>
      </w:pPr>
      <w:ins w:id="567" w:author="Avi" w:date="2014-02-17T21:10:00Z">
        <w:r>
          <w:rPr>
            <w:rFonts w:hint="cs"/>
            <w:rtl/>
          </w:rPr>
          <w:t xml:space="preserve">פרטים בנוגע לאופן </w:t>
        </w:r>
      </w:ins>
      <w:ins w:id="568" w:author="Avi" w:date="2014-02-17T21:11:00Z">
        <w:r>
          <w:rPr>
            <w:rFonts w:hint="cs"/>
            <w:rtl/>
          </w:rPr>
          <w:t>ההתקנה</w:t>
        </w:r>
      </w:ins>
      <w:ins w:id="569" w:author="Avi" w:date="2014-02-17T21:10:00Z">
        <w:r>
          <w:rPr>
            <w:rFonts w:hint="cs"/>
            <w:rtl/>
          </w:rPr>
          <w:t xml:space="preserve"> תמצאו במסמך </w:t>
        </w:r>
        <w:r>
          <w:t xml:space="preserve"> 3-Heroku</w:t>
        </w:r>
      </w:ins>
      <w:ins w:id="570" w:author="Avi" w:date="2014-02-17T21:58:00Z">
        <w:r w:rsidR="00336534" w:rsidRPr="00336534">
          <w:t>-Toolbelt</w:t>
        </w:r>
      </w:ins>
      <w:ins w:id="571" w:author="Avi" w:date="2014-02-17T21:10:00Z">
        <w:r>
          <w:rPr>
            <w:rFonts w:hint="cs"/>
            <w:rtl/>
          </w:rPr>
          <w:t>.</w:t>
        </w:r>
      </w:ins>
      <w:ins w:id="572" w:author="robi" w:date="2014-02-18T00:13:00Z">
        <w:r w:rsidR="00CD47FB">
          <w:rPr>
            <w:rtl/>
          </w:rPr>
          <w:fldChar w:fldCharType="begin"/>
        </w:r>
        <w:r w:rsidR="00CD47FB">
          <w:rPr>
            <w:rtl/>
          </w:rPr>
          <w:instrText xml:space="preserve"> </w:instrText>
        </w:r>
        <w:r w:rsidR="00CD47FB">
          <w:instrText>HYPERLINK</w:instrText>
        </w:r>
        <w:r w:rsidR="00CD47FB">
          <w:rPr>
            <w:rtl/>
          </w:rPr>
          <w:instrText xml:space="preserve"> "3-</w:instrText>
        </w:r>
        <w:r w:rsidR="00CD47FB">
          <w:instrText>Heroku-Toolbelt.htm</w:instrText>
        </w:r>
        <w:r w:rsidR="00CD47FB">
          <w:rPr>
            <w:rtl/>
          </w:rPr>
          <w:instrText xml:space="preserve">" </w:instrText>
        </w:r>
        <w:r w:rsidR="00CD47FB">
          <w:rPr>
            <w:rtl/>
          </w:rPr>
        </w:r>
        <w:r w:rsidR="00CD47FB">
          <w:rPr>
            <w:rtl/>
          </w:rPr>
          <w:fldChar w:fldCharType="separate"/>
        </w:r>
        <w:r w:rsidR="00CD47FB" w:rsidRPr="00CD47FB">
          <w:rPr>
            <w:rStyle w:val="Hyperlink"/>
            <w:rtl/>
          </w:rPr>
          <w:t>3-</w:t>
        </w:r>
        <w:r w:rsidR="00CD47FB" w:rsidRPr="00CD47FB">
          <w:rPr>
            <w:rStyle w:val="Hyperlink"/>
          </w:rPr>
          <w:t>Heroku-Toolbelt.htm</w:t>
        </w:r>
        <w:r w:rsidR="00CD47FB">
          <w:rPr>
            <w:rtl/>
          </w:rPr>
          <w:fldChar w:fldCharType="end"/>
        </w:r>
      </w:ins>
    </w:p>
    <w:p w:rsidR="00E6785A" w:rsidRDefault="00E6785A">
      <w:pPr>
        <w:pStyle w:val="2"/>
        <w:bidi/>
        <w:ind w:left="720"/>
        <w:rPr>
          <w:ins w:id="573" w:author="Avi" w:date="2014-02-17T21:43:00Z"/>
        </w:rPr>
        <w:pPrChange w:id="574" w:author="Avi" w:date="2014-02-17T21:44:00Z">
          <w:pPr>
            <w:pStyle w:val="a3"/>
            <w:numPr>
              <w:numId w:val="4"/>
            </w:numPr>
            <w:bidi/>
            <w:ind w:hanging="360"/>
          </w:pPr>
        </w:pPrChange>
      </w:pPr>
      <w:ins w:id="575" w:author="Avi" w:date="2014-02-17T21:43:00Z">
        <w:r>
          <w:rPr>
            <w:rFonts w:hint="cs"/>
            <w:rtl/>
          </w:rPr>
          <w:t xml:space="preserve"> </w:t>
        </w:r>
      </w:ins>
    </w:p>
    <w:p w:rsidR="00B43F21" w:rsidDel="006430A8" w:rsidRDefault="00EE24C8">
      <w:pPr>
        <w:pStyle w:val="2"/>
        <w:numPr>
          <w:ilvl w:val="0"/>
          <w:numId w:val="11"/>
        </w:numPr>
        <w:bidi/>
        <w:rPr>
          <w:del w:id="576" w:author="Avi" w:date="2014-02-17T21:12:00Z"/>
        </w:rPr>
        <w:pPrChange w:id="577" w:author="Avi" w:date="2014-02-17T21:43:00Z">
          <w:pPr>
            <w:bidi/>
          </w:pPr>
        </w:pPrChange>
      </w:pPr>
      <w:del w:id="578" w:author="Avi" w:date="2014-02-17T21:12:00Z">
        <w:r w:rsidDel="006430A8">
          <w:rPr>
            <w:rFonts w:hint="cs"/>
            <w:rtl/>
          </w:rPr>
          <w:delText xml:space="preserve"> </w:delText>
        </w:r>
        <w:r w:rsidR="00330543" w:rsidDel="006430A8">
          <w:rPr>
            <w:rFonts w:hint="cs"/>
            <w:rtl/>
          </w:rPr>
          <w:delText>הור</w:delText>
        </w:r>
      </w:del>
      <w:del w:id="579" w:author="Avi" w:date="2014-02-17T21:03:00Z">
        <w:r w:rsidR="00330543" w:rsidDel="006430A8">
          <w:rPr>
            <w:rFonts w:hint="cs"/>
            <w:rtl/>
          </w:rPr>
          <w:delText>דה</w:delText>
        </w:r>
      </w:del>
      <w:del w:id="580" w:author="Avi" w:date="2014-02-17T21:12:00Z">
        <w:r w:rsidR="00330543" w:rsidDel="006430A8">
          <w:rPr>
            <w:rFonts w:hint="cs"/>
            <w:rtl/>
          </w:rPr>
          <w:delText xml:space="preserve"> </w:delText>
        </w:r>
        <w:r w:rsidR="00730145" w:rsidDel="006430A8">
          <w:rPr>
            <w:rFonts w:hint="cs"/>
            <w:rtl/>
          </w:rPr>
          <w:delText xml:space="preserve">תכנית התקנה </w:delText>
        </w:r>
        <w:r w:rsidR="00330543" w:rsidDel="006430A8">
          <w:rPr>
            <w:rFonts w:hint="cs"/>
            <w:rtl/>
          </w:rPr>
          <w:delText xml:space="preserve">מכאן </w:delText>
        </w:r>
        <w:r w:rsidR="00AA44A6" w:rsidRPr="004C7A6B" w:rsidDel="006430A8">
          <w:rPr>
            <w:rPrChange w:id="581" w:author="Avi" w:date="2014-02-17T21:21:00Z">
              <w:rPr>
                <w:rStyle w:val="Hyperlink"/>
              </w:rPr>
            </w:rPrChange>
          </w:rPr>
          <w:fldChar w:fldCharType="begin"/>
        </w:r>
        <w:r w:rsidR="00AA44A6" w:rsidDel="006430A8">
          <w:delInstrText xml:space="preserve"> HYPERLINK "https://toolbelt.heroku.com/windows" </w:delInstrText>
        </w:r>
        <w:r w:rsidR="00AA44A6" w:rsidRPr="004C7A6B" w:rsidDel="006430A8">
          <w:rPr>
            <w:rPrChange w:id="582" w:author="Avi" w:date="2014-02-17T21:21:00Z">
              <w:rPr>
                <w:rStyle w:val="Hyperlink"/>
              </w:rPr>
            </w:rPrChange>
          </w:rPr>
          <w:fldChar w:fldCharType="separate"/>
        </w:r>
        <w:r w:rsidR="00330543" w:rsidRPr="004C7A6B" w:rsidDel="006430A8">
          <w:rPr>
            <w:rPrChange w:id="583" w:author="Avi" w:date="2014-02-17T21:21:00Z">
              <w:rPr>
                <w:rStyle w:val="Hyperlink"/>
              </w:rPr>
            </w:rPrChange>
          </w:rPr>
          <w:delText>https://toolbelt.heroku.com/windows</w:delText>
        </w:r>
        <w:r w:rsidR="00AA44A6" w:rsidRPr="004C7A6B" w:rsidDel="006430A8">
          <w:rPr>
            <w:rPrChange w:id="584" w:author="Avi" w:date="2014-02-17T21:21:00Z">
              <w:rPr>
                <w:rStyle w:val="Hyperlink"/>
              </w:rPr>
            </w:rPrChange>
          </w:rPr>
          <w:fldChar w:fldCharType="end"/>
        </w:r>
        <w:r w:rsidR="00330543" w:rsidDel="006430A8">
          <w:rPr>
            <w:rFonts w:hint="cs"/>
            <w:rtl/>
          </w:rPr>
          <w:delText xml:space="preserve"> וה</w:delText>
        </w:r>
        <w:r w:rsidR="00730145" w:rsidDel="006430A8">
          <w:rPr>
            <w:rFonts w:hint="cs"/>
            <w:rtl/>
          </w:rPr>
          <w:delText>רצת הה</w:delText>
        </w:r>
        <w:r w:rsidR="00330543" w:rsidDel="006430A8">
          <w:rPr>
            <w:rFonts w:hint="cs"/>
            <w:rtl/>
          </w:rPr>
          <w:delText>תקנה</w:delText>
        </w:r>
        <w:r w:rsidR="00E40BB1" w:rsidDel="006430A8">
          <w:rPr>
            <w:rFonts w:hint="cs"/>
            <w:rtl/>
          </w:rPr>
          <w:delText xml:space="preserve"> (שמתקינה </w:delText>
        </w:r>
        <w:r w:rsidR="00730145" w:rsidDel="006430A8">
          <w:rPr>
            <w:rFonts w:hint="cs"/>
            <w:rtl/>
          </w:rPr>
          <w:delText xml:space="preserve">תוכנות נספות ביניהן </w:delText>
        </w:r>
        <w:r w:rsidR="00E40BB1" w:rsidDel="006430A8">
          <w:rPr>
            <w:rFonts w:hint="cs"/>
            <w:rtl/>
          </w:rPr>
          <w:delText xml:space="preserve">גם </w:delText>
        </w:r>
        <w:r w:rsidR="00E40BB1" w:rsidDel="006430A8">
          <w:delText>git</w:delText>
        </w:r>
        <w:r w:rsidR="00E40BB1" w:rsidDel="006430A8">
          <w:rPr>
            <w:rFonts w:hint="cs"/>
            <w:rtl/>
          </w:rPr>
          <w:delText>).</w:delText>
        </w:r>
        <w:bookmarkStart w:id="585" w:name="_Toc380436553"/>
        <w:bookmarkStart w:id="586" w:name="_Toc380436644"/>
        <w:bookmarkStart w:id="587" w:name="_Toc380436736"/>
        <w:bookmarkStart w:id="588" w:name="_Toc380436841"/>
        <w:bookmarkStart w:id="589" w:name="_Toc380436926"/>
        <w:bookmarkStart w:id="590" w:name="_Toc380437011"/>
        <w:bookmarkStart w:id="591" w:name="_Toc380437096"/>
        <w:bookmarkEnd w:id="585"/>
        <w:bookmarkEnd w:id="586"/>
        <w:bookmarkEnd w:id="587"/>
        <w:bookmarkEnd w:id="588"/>
        <w:bookmarkEnd w:id="589"/>
        <w:bookmarkEnd w:id="590"/>
        <w:bookmarkEnd w:id="591"/>
      </w:del>
    </w:p>
    <w:p w:rsidR="00E40BB1" w:rsidDel="006430A8" w:rsidRDefault="00730145">
      <w:pPr>
        <w:pStyle w:val="2"/>
        <w:numPr>
          <w:ilvl w:val="0"/>
          <w:numId w:val="11"/>
        </w:numPr>
        <w:bidi/>
        <w:rPr>
          <w:del w:id="592" w:author="Avi" w:date="2014-02-17T21:12:00Z"/>
        </w:rPr>
        <w:pPrChange w:id="593" w:author="Avi" w:date="2014-02-17T21:36:00Z">
          <w:pPr>
            <w:bidi/>
          </w:pPr>
        </w:pPrChange>
      </w:pPr>
      <w:del w:id="594" w:author="Avi" w:date="2014-02-17T21:12:00Z">
        <w:r w:rsidDel="006430A8">
          <w:rPr>
            <w:rFonts w:hint="cs"/>
            <w:rtl/>
          </w:rPr>
          <w:delText>ודאו את ההתקנה ע"י הרצה במעטפת:</w:delText>
        </w:r>
        <w:r w:rsidR="00E40BB1" w:rsidDel="006430A8">
          <w:rPr>
            <w:rFonts w:hint="cs"/>
            <w:rtl/>
          </w:rPr>
          <w:delText xml:space="preserve"> </w:delText>
        </w:r>
        <w:r w:rsidR="00E40BB1" w:rsidDel="006430A8">
          <w:delText>heroku login</w:delText>
        </w:r>
        <w:r w:rsidR="00E40BB1" w:rsidDel="006430A8">
          <w:br/>
        </w:r>
        <w:r w:rsidR="00E40BB1" w:rsidDel="006430A8">
          <w:rPr>
            <w:noProof/>
            <w:rPrChange w:id="595" w:author="Unknown">
              <w:rPr>
                <w:noProof/>
              </w:rPr>
            </w:rPrChange>
          </w:rPr>
          <w:drawing>
            <wp:inline distT="0" distB="0" distL="0" distR="0" wp14:anchorId="3ED42B3B" wp14:editId="6C8B4D7F">
              <wp:extent cx="5943600" cy="1707515"/>
              <wp:effectExtent l="0" t="0" r="0" b="6985"/>
              <wp:docPr id="11" name="תמונה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707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596" w:name="_Toc380436554"/>
        <w:bookmarkStart w:id="597" w:name="_Toc380436645"/>
        <w:bookmarkStart w:id="598" w:name="_Toc380436737"/>
        <w:bookmarkStart w:id="599" w:name="_Toc380436842"/>
        <w:bookmarkStart w:id="600" w:name="_Toc380436927"/>
        <w:bookmarkStart w:id="601" w:name="_Toc380437012"/>
        <w:bookmarkStart w:id="602" w:name="_Toc380437097"/>
        <w:bookmarkEnd w:id="596"/>
        <w:bookmarkEnd w:id="597"/>
        <w:bookmarkEnd w:id="598"/>
        <w:bookmarkEnd w:id="599"/>
        <w:bookmarkEnd w:id="600"/>
        <w:bookmarkEnd w:id="601"/>
        <w:bookmarkEnd w:id="602"/>
      </w:del>
    </w:p>
    <w:p w:rsidR="00330543" w:rsidDel="006430A8" w:rsidRDefault="00330543">
      <w:pPr>
        <w:pStyle w:val="2"/>
        <w:numPr>
          <w:ilvl w:val="0"/>
          <w:numId w:val="11"/>
        </w:numPr>
        <w:bidi/>
        <w:rPr>
          <w:del w:id="603" w:author="Avi" w:date="2014-02-17T21:11:00Z"/>
        </w:rPr>
        <w:pPrChange w:id="604" w:author="Avi" w:date="2014-02-17T21:36:00Z">
          <w:pPr>
            <w:bidi/>
          </w:pPr>
        </w:pPrChange>
      </w:pPr>
      <w:bookmarkStart w:id="605" w:name="_Toc380436555"/>
      <w:bookmarkStart w:id="606" w:name="_Toc380436646"/>
      <w:bookmarkStart w:id="607" w:name="_Toc380436738"/>
      <w:bookmarkStart w:id="608" w:name="_Toc380436843"/>
      <w:bookmarkStart w:id="609" w:name="_Toc380436928"/>
      <w:bookmarkStart w:id="610" w:name="_Toc380437013"/>
      <w:bookmarkStart w:id="611" w:name="_Toc380437098"/>
      <w:bookmarkEnd w:id="605"/>
      <w:bookmarkEnd w:id="606"/>
      <w:bookmarkEnd w:id="607"/>
      <w:bookmarkEnd w:id="608"/>
      <w:bookmarkEnd w:id="609"/>
      <w:bookmarkEnd w:id="610"/>
      <w:bookmarkEnd w:id="611"/>
    </w:p>
    <w:p w:rsidR="00EE24C8" w:rsidDel="006430A8" w:rsidRDefault="00EE24C8">
      <w:pPr>
        <w:pStyle w:val="2"/>
        <w:numPr>
          <w:ilvl w:val="0"/>
          <w:numId w:val="11"/>
        </w:numPr>
        <w:bidi/>
        <w:rPr>
          <w:del w:id="612" w:author="Avi" w:date="2014-02-17T21:11:00Z"/>
        </w:rPr>
        <w:pPrChange w:id="613" w:author="Avi" w:date="2014-02-17T21:36:00Z">
          <w:pPr>
            <w:pStyle w:val="3"/>
            <w:numPr>
              <w:numId w:val="5"/>
            </w:numPr>
            <w:bidi/>
            <w:ind w:left="720" w:hanging="360"/>
          </w:pPr>
        </w:pPrChange>
      </w:pPr>
      <w:del w:id="614" w:author="Avi" w:date="2014-02-17T21:11:00Z">
        <w:r w:rsidDel="006430A8">
          <w:rPr>
            <w:rFonts w:hint="cs"/>
            <w:rtl/>
          </w:rPr>
          <w:delText>מכונה וירטואלית</w:delText>
        </w:r>
        <w:r w:rsidR="0077091C" w:rsidDel="006430A8">
          <w:rPr>
            <w:rFonts w:hint="cs"/>
            <w:rtl/>
          </w:rPr>
          <w:delText xml:space="preserve"> \</w:delText>
        </w:r>
        <w:r w:rsidR="00F86211" w:rsidDel="006430A8">
          <w:rPr>
            <w:rFonts w:hint="cs"/>
            <w:rtl/>
          </w:rPr>
          <w:delText xml:space="preserve"> סקריפט</w:delText>
        </w:r>
        <w:r w:rsidR="0077091C" w:rsidDel="006430A8">
          <w:rPr>
            <w:rFonts w:hint="cs"/>
            <w:rtl/>
          </w:rPr>
          <w:delText xml:space="preserve"> </w:delText>
        </w:r>
        <w:r w:rsidR="0077091C" w:rsidDel="006430A8">
          <w:delText>vagrant</w:delText>
        </w:r>
        <w:bookmarkStart w:id="615" w:name="_Toc380436556"/>
        <w:bookmarkStart w:id="616" w:name="_Toc380436647"/>
        <w:bookmarkStart w:id="617" w:name="_Toc380436739"/>
        <w:bookmarkStart w:id="618" w:name="_Toc380436844"/>
        <w:bookmarkStart w:id="619" w:name="_Toc380436929"/>
        <w:bookmarkStart w:id="620" w:name="_Toc380437014"/>
        <w:bookmarkStart w:id="621" w:name="_Toc380437099"/>
        <w:bookmarkEnd w:id="615"/>
        <w:bookmarkEnd w:id="616"/>
        <w:bookmarkEnd w:id="617"/>
        <w:bookmarkEnd w:id="618"/>
        <w:bookmarkEnd w:id="619"/>
        <w:bookmarkEnd w:id="620"/>
        <w:bookmarkEnd w:id="621"/>
      </w:del>
    </w:p>
    <w:p w:rsidR="00BC0939" w:rsidRPr="00BC0939" w:rsidDel="006430A8" w:rsidRDefault="00BC0939">
      <w:pPr>
        <w:pStyle w:val="2"/>
        <w:numPr>
          <w:ilvl w:val="0"/>
          <w:numId w:val="11"/>
        </w:numPr>
        <w:bidi/>
        <w:rPr>
          <w:del w:id="622" w:author="Avi" w:date="2014-02-17T21:11:00Z"/>
          <w:rtl/>
        </w:rPr>
        <w:pPrChange w:id="623" w:author="Avi" w:date="2014-02-17T21:36:00Z">
          <w:pPr>
            <w:bidi/>
          </w:pPr>
        </w:pPrChange>
      </w:pPr>
      <w:del w:id="624" w:author="Avi" w:date="2014-02-17T21:11:00Z">
        <w:r w:rsidDel="006430A8">
          <w:rPr>
            <w:rFonts w:hint="cs"/>
          </w:rPr>
          <w:delText>TODO</w:delText>
        </w:r>
        <w:r w:rsidR="00F86211" w:rsidDel="006430A8">
          <w:rPr>
            <w:rFonts w:hint="cs"/>
            <w:rtl/>
          </w:rPr>
          <w:delText>: ייתכן בהמשך</w:delText>
        </w:r>
        <w:bookmarkStart w:id="625" w:name="_Toc380436557"/>
        <w:bookmarkStart w:id="626" w:name="_Toc380436648"/>
        <w:bookmarkStart w:id="627" w:name="_Toc380436740"/>
        <w:bookmarkStart w:id="628" w:name="_Toc380436845"/>
        <w:bookmarkStart w:id="629" w:name="_Toc380436930"/>
        <w:bookmarkStart w:id="630" w:name="_Toc380437015"/>
        <w:bookmarkStart w:id="631" w:name="_Toc380437100"/>
        <w:bookmarkEnd w:id="625"/>
        <w:bookmarkEnd w:id="626"/>
        <w:bookmarkEnd w:id="627"/>
        <w:bookmarkEnd w:id="628"/>
        <w:bookmarkEnd w:id="629"/>
        <w:bookmarkEnd w:id="630"/>
        <w:bookmarkEnd w:id="631"/>
      </w:del>
    </w:p>
    <w:p w:rsidR="00330543" w:rsidDel="006430A8" w:rsidRDefault="00330543">
      <w:pPr>
        <w:pStyle w:val="2"/>
        <w:numPr>
          <w:ilvl w:val="0"/>
          <w:numId w:val="11"/>
        </w:numPr>
        <w:bidi/>
        <w:rPr>
          <w:del w:id="632" w:author="Avi" w:date="2014-02-17T21:12:00Z"/>
          <w:rtl/>
        </w:rPr>
        <w:pPrChange w:id="633" w:author="Avi" w:date="2014-02-17T21:36:00Z">
          <w:pPr>
            <w:pStyle w:val="2"/>
            <w:bidi/>
          </w:pPr>
        </w:pPrChange>
      </w:pPr>
      <w:bookmarkStart w:id="634" w:name="_Toc380436558"/>
      <w:bookmarkStart w:id="635" w:name="_Toc380436649"/>
      <w:bookmarkStart w:id="636" w:name="_Toc380436741"/>
      <w:bookmarkStart w:id="637" w:name="_Toc380436846"/>
      <w:bookmarkStart w:id="638" w:name="_Toc380436931"/>
      <w:bookmarkStart w:id="639" w:name="_Toc380437016"/>
      <w:bookmarkStart w:id="640" w:name="_Toc380437101"/>
      <w:bookmarkEnd w:id="634"/>
      <w:bookmarkEnd w:id="635"/>
      <w:bookmarkEnd w:id="636"/>
      <w:bookmarkEnd w:id="637"/>
      <w:bookmarkEnd w:id="638"/>
      <w:bookmarkEnd w:id="639"/>
      <w:bookmarkEnd w:id="640"/>
    </w:p>
    <w:p w:rsidR="001E0130" w:rsidDel="006430A8" w:rsidRDefault="004858BC">
      <w:pPr>
        <w:pStyle w:val="2"/>
        <w:numPr>
          <w:ilvl w:val="0"/>
          <w:numId w:val="11"/>
        </w:numPr>
        <w:bidi/>
        <w:rPr>
          <w:del w:id="641" w:author="Avi" w:date="2014-02-17T21:12:00Z"/>
          <w:rtl/>
        </w:rPr>
        <w:pPrChange w:id="642" w:author="Avi" w:date="2014-02-17T21:36:00Z">
          <w:pPr>
            <w:pStyle w:val="2"/>
            <w:numPr>
              <w:numId w:val="7"/>
            </w:numPr>
            <w:bidi/>
            <w:ind w:left="720" w:hanging="360"/>
          </w:pPr>
        </w:pPrChange>
      </w:pPr>
      <w:del w:id="643" w:author="Avi" w:date="2014-02-17T21:12:00Z">
        <w:r w:rsidDel="006430A8">
          <w:rPr>
            <w:rFonts w:hint="cs"/>
            <w:rtl/>
          </w:rPr>
          <w:delText xml:space="preserve">צעדים להפצת אפליקציה </w:delText>
        </w:r>
        <w:r w:rsidR="001E0130" w:rsidDel="006430A8">
          <w:rPr>
            <w:rFonts w:hint="cs"/>
            <w:rtl/>
          </w:rPr>
          <w:delText xml:space="preserve"> בסיסית</w:delText>
        </w:r>
        <w:bookmarkStart w:id="644" w:name="_Toc380436559"/>
        <w:bookmarkStart w:id="645" w:name="_Toc380436650"/>
        <w:bookmarkStart w:id="646" w:name="_Toc380436742"/>
        <w:bookmarkStart w:id="647" w:name="_Toc380436847"/>
        <w:bookmarkStart w:id="648" w:name="_Toc380436932"/>
        <w:bookmarkStart w:id="649" w:name="_Toc380437017"/>
        <w:bookmarkStart w:id="650" w:name="_Toc380437102"/>
        <w:bookmarkEnd w:id="644"/>
        <w:bookmarkEnd w:id="645"/>
        <w:bookmarkEnd w:id="646"/>
        <w:bookmarkEnd w:id="647"/>
        <w:bookmarkEnd w:id="648"/>
        <w:bookmarkEnd w:id="649"/>
        <w:bookmarkEnd w:id="650"/>
      </w:del>
    </w:p>
    <w:p w:rsidR="00330543" w:rsidDel="006430A8" w:rsidRDefault="00330543">
      <w:pPr>
        <w:pStyle w:val="2"/>
        <w:numPr>
          <w:ilvl w:val="0"/>
          <w:numId w:val="11"/>
        </w:numPr>
        <w:bidi/>
        <w:rPr>
          <w:del w:id="651" w:author="Avi" w:date="2014-02-17T21:12:00Z"/>
          <w:rtl/>
        </w:rPr>
        <w:pPrChange w:id="652" w:author="Avi" w:date="2014-02-17T21:36:00Z">
          <w:pPr>
            <w:bidi/>
          </w:pPr>
        </w:pPrChange>
      </w:pPr>
      <w:del w:id="653" w:author="Avi" w:date="2014-02-17T21:12:00Z">
        <w:r w:rsidDel="006430A8">
          <w:rPr>
            <w:rFonts w:hint="cs"/>
            <w:rtl/>
          </w:rPr>
          <w:delText xml:space="preserve">להלן נדגים הפצת של עמוד בסיסי עם </w:delText>
        </w:r>
        <w:r w:rsidR="00CA05CD" w:rsidDel="006430A8">
          <w:delText>play</w:delText>
        </w:r>
        <w:r w:rsidR="00CA05CD" w:rsidDel="006430A8">
          <w:rPr>
            <w:rFonts w:hint="cs"/>
            <w:rtl/>
          </w:rPr>
          <w:delText xml:space="preserve">, </w:delText>
        </w:r>
        <w:r w:rsidR="00CA05CD" w:rsidDel="006430A8">
          <w:delText>git</w:delText>
        </w:r>
        <w:r w:rsidR="00CA05CD" w:rsidDel="006430A8">
          <w:rPr>
            <w:rFonts w:hint="cs"/>
            <w:rtl/>
          </w:rPr>
          <w:delText xml:space="preserve"> ו-</w:delText>
        </w:r>
        <w:r w:rsidR="00CA05CD" w:rsidDel="006430A8">
          <w:delText>heroku</w:delText>
        </w:r>
        <w:r w:rsidR="00CA05CD" w:rsidDel="006430A8">
          <w:rPr>
            <w:rFonts w:hint="cs"/>
            <w:rtl/>
          </w:rPr>
          <w:delText>.</w:delText>
        </w:r>
        <w:bookmarkStart w:id="654" w:name="_Toc380436560"/>
        <w:bookmarkStart w:id="655" w:name="_Toc380436651"/>
        <w:bookmarkStart w:id="656" w:name="_Toc380436743"/>
        <w:bookmarkStart w:id="657" w:name="_Toc380436848"/>
        <w:bookmarkStart w:id="658" w:name="_Toc380436933"/>
        <w:bookmarkStart w:id="659" w:name="_Toc380437018"/>
        <w:bookmarkStart w:id="660" w:name="_Toc380437103"/>
        <w:bookmarkEnd w:id="654"/>
        <w:bookmarkEnd w:id="655"/>
        <w:bookmarkEnd w:id="656"/>
        <w:bookmarkEnd w:id="657"/>
        <w:bookmarkEnd w:id="658"/>
        <w:bookmarkEnd w:id="659"/>
        <w:bookmarkEnd w:id="660"/>
      </w:del>
    </w:p>
    <w:p w:rsidR="00B31ABA" w:rsidDel="006430A8" w:rsidRDefault="00CA05CD">
      <w:pPr>
        <w:pStyle w:val="2"/>
        <w:numPr>
          <w:ilvl w:val="0"/>
          <w:numId w:val="11"/>
        </w:numPr>
        <w:bidi/>
        <w:rPr>
          <w:del w:id="661" w:author="Avi" w:date="2014-02-17T21:12:00Z"/>
          <w:rtl/>
        </w:rPr>
        <w:pPrChange w:id="662" w:author="Avi" w:date="2014-02-17T21:36:00Z">
          <w:pPr>
            <w:bidi/>
          </w:pPr>
        </w:pPrChange>
      </w:pPr>
      <w:del w:id="663" w:author="Avi" w:date="2014-02-17T21:12:00Z">
        <w:r w:rsidDel="006430A8">
          <w:rPr>
            <w:rFonts w:hint="cs"/>
            <w:rtl/>
          </w:rPr>
          <w:delText>הצעדים מבוססים</w:delText>
        </w:r>
        <w:r w:rsidR="003449BF" w:rsidDel="006430A8">
          <w:rPr>
            <w:rFonts w:hint="cs"/>
            <w:rtl/>
          </w:rPr>
          <w:delText xml:space="preserve"> </w:delText>
        </w:r>
        <w:r w:rsidR="00E97255" w:rsidDel="006430A8">
          <w:rPr>
            <w:rFonts w:hint="cs"/>
            <w:rtl/>
          </w:rPr>
          <w:delText xml:space="preserve">בעיקר </w:delText>
        </w:r>
        <w:r w:rsidR="003449BF" w:rsidDel="006430A8">
          <w:rPr>
            <w:rFonts w:hint="cs"/>
            <w:rtl/>
          </w:rPr>
          <w:delText>על המקור</w:delText>
        </w:r>
        <w:r w:rsidR="00B31ABA" w:rsidDel="006430A8">
          <w:rPr>
            <w:rFonts w:hint="cs"/>
            <w:rtl/>
          </w:rPr>
          <w:delText>ות</w:delText>
        </w:r>
        <w:r w:rsidR="003449BF" w:rsidDel="006430A8">
          <w:rPr>
            <w:rFonts w:hint="cs"/>
            <w:rtl/>
          </w:rPr>
          <w:delText xml:space="preserve"> הבא</w:delText>
        </w:r>
        <w:r w:rsidR="00B31ABA" w:rsidDel="006430A8">
          <w:rPr>
            <w:rFonts w:hint="cs"/>
            <w:rtl/>
          </w:rPr>
          <w:delText>ים:</w:delText>
        </w:r>
        <w:bookmarkStart w:id="664" w:name="_Toc380436561"/>
        <w:bookmarkStart w:id="665" w:name="_Toc380436652"/>
        <w:bookmarkStart w:id="666" w:name="_Toc380436744"/>
        <w:bookmarkStart w:id="667" w:name="_Toc380436849"/>
        <w:bookmarkStart w:id="668" w:name="_Toc380436934"/>
        <w:bookmarkStart w:id="669" w:name="_Toc380437019"/>
        <w:bookmarkStart w:id="670" w:name="_Toc380437104"/>
        <w:bookmarkEnd w:id="664"/>
        <w:bookmarkEnd w:id="665"/>
        <w:bookmarkEnd w:id="666"/>
        <w:bookmarkEnd w:id="667"/>
        <w:bookmarkEnd w:id="668"/>
        <w:bookmarkEnd w:id="669"/>
        <w:bookmarkEnd w:id="670"/>
      </w:del>
    </w:p>
    <w:p w:rsidR="00B31ABA" w:rsidDel="006430A8" w:rsidRDefault="00AA44A6">
      <w:pPr>
        <w:pStyle w:val="2"/>
        <w:numPr>
          <w:ilvl w:val="0"/>
          <w:numId w:val="11"/>
        </w:numPr>
        <w:bidi/>
        <w:rPr>
          <w:del w:id="671" w:author="Avi" w:date="2014-02-17T21:12:00Z"/>
          <w:rtl/>
        </w:rPr>
        <w:pPrChange w:id="672" w:author="Avi" w:date="2014-02-17T21:36:00Z">
          <w:pPr>
            <w:pStyle w:val="a3"/>
            <w:numPr>
              <w:numId w:val="6"/>
            </w:numPr>
            <w:ind w:hanging="360"/>
          </w:pPr>
        </w:pPrChange>
      </w:pPr>
      <w:del w:id="673" w:author="Avi" w:date="2014-02-17T21:12:00Z">
        <w:r w:rsidRPr="004C7A6B" w:rsidDel="006430A8">
          <w:rPr>
            <w:rPrChange w:id="674" w:author="Avi" w:date="2014-02-17T21:21:00Z">
              <w:rPr>
                <w:rStyle w:val="Hyperlink"/>
              </w:rPr>
            </w:rPrChange>
          </w:rPr>
          <w:fldChar w:fldCharType="begin"/>
        </w:r>
        <w:r w:rsidDel="006430A8">
          <w:delInstrText xml:space="preserve"> HYPERLINK "http://typesafe.com/platform/getstarted" </w:delInstrText>
        </w:r>
        <w:r w:rsidRPr="004C7A6B" w:rsidDel="006430A8">
          <w:rPr>
            <w:rPrChange w:id="675" w:author="Avi" w:date="2014-02-17T21:21:00Z">
              <w:rPr>
                <w:rStyle w:val="Hyperlink"/>
              </w:rPr>
            </w:rPrChange>
          </w:rPr>
          <w:fldChar w:fldCharType="separate"/>
        </w:r>
        <w:r w:rsidR="00B31ABA" w:rsidRPr="004C7A6B" w:rsidDel="006430A8">
          <w:rPr>
            <w:rPrChange w:id="676" w:author="Avi" w:date="2014-02-17T21:21:00Z">
              <w:rPr>
                <w:rStyle w:val="Hyperlink"/>
              </w:rPr>
            </w:rPrChange>
          </w:rPr>
          <w:delText>http://typesafe.com/platform/getstarted</w:delText>
        </w:r>
        <w:r w:rsidRPr="004C7A6B" w:rsidDel="006430A8">
          <w:rPr>
            <w:rPrChange w:id="677" w:author="Avi" w:date="2014-02-17T21:21:00Z">
              <w:rPr>
                <w:rStyle w:val="Hyperlink"/>
              </w:rPr>
            </w:rPrChange>
          </w:rPr>
          <w:fldChar w:fldCharType="end"/>
        </w:r>
        <w:bookmarkStart w:id="678" w:name="_Toc380436562"/>
        <w:bookmarkStart w:id="679" w:name="_Toc380436653"/>
        <w:bookmarkStart w:id="680" w:name="_Toc380436745"/>
        <w:bookmarkStart w:id="681" w:name="_Toc380436850"/>
        <w:bookmarkStart w:id="682" w:name="_Toc380436935"/>
        <w:bookmarkStart w:id="683" w:name="_Toc380437020"/>
        <w:bookmarkStart w:id="684" w:name="_Toc380437105"/>
        <w:bookmarkEnd w:id="678"/>
        <w:bookmarkEnd w:id="679"/>
        <w:bookmarkEnd w:id="680"/>
        <w:bookmarkEnd w:id="681"/>
        <w:bookmarkEnd w:id="682"/>
        <w:bookmarkEnd w:id="683"/>
        <w:bookmarkEnd w:id="684"/>
      </w:del>
    </w:p>
    <w:p w:rsidR="00B31ABA" w:rsidDel="006430A8" w:rsidRDefault="00AA44A6">
      <w:pPr>
        <w:pStyle w:val="2"/>
        <w:numPr>
          <w:ilvl w:val="0"/>
          <w:numId w:val="11"/>
        </w:numPr>
        <w:bidi/>
        <w:rPr>
          <w:del w:id="685" w:author="Avi" w:date="2014-02-17T21:12:00Z"/>
          <w:rtl/>
        </w:rPr>
        <w:pPrChange w:id="686" w:author="Avi" w:date="2014-02-17T21:36:00Z">
          <w:pPr>
            <w:pStyle w:val="a3"/>
            <w:numPr>
              <w:numId w:val="6"/>
            </w:numPr>
            <w:ind w:hanging="360"/>
          </w:pPr>
        </w:pPrChange>
      </w:pPr>
      <w:del w:id="687" w:author="Avi" w:date="2014-02-17T21:12:00Z">
        <w:r w:rsidRPr="004C7A6B" w:rsidDel="006430A8">
          <w:rPr>
            <w:rPrChange w:id="688" w:author="Avi" w:date="2014-02-17T21:21:00Z">
              <w:rPr>
                <w:rStyle w:val="Hyperlink"/>
              </w:rPr>
            </w:rPrChange>
          </w:rPr>
          <w:fldChar w:fldCharType="begin"/>
        </w:r>
        <w:r w:rsidDel="006430A8">
          <w:delInstrText xml:space="preserve"> HYPERLINK "http://www.playframework.com/documentation/2.2.x/IDE" </w:delInstrText>
        </w:r>
        <w:r w:rsidRPr="004C7A6B" w:rsidDel="006430A8">
          <w:rPr>
            <w:rPrChange w:id="689" w:author="Avi" w:date="2014-02-17T21:21:00Z">
              <w:rPr>
                <w:rStyle w:val="Hyperlink"/>
              </w:rPr>
            </w:rPrChange>
          </w:rPr>
          <w:fldChar w:fldCharType="separate"/>
        </w:r>
        <w:r w:rsidR="00B31ABA" w:rsidRPr="004C7A6B" w:rsidDel="006430A8">
          <w:rPr>
            <w:rPrChange w:id="690" w:author="Avi" w:date="2014-02-17T21:21:00Z">
              <w:rPr>
                <w:rStyle w:val="Hyperlink"/>
              </w:rPr>
            </w:rPrChange>
          </w:rPr>
          <w:delText>http://www.playframework.com/documentation/2.2.x/IDE</w:delText>
        </w:r>
        <w:r w:rsidRPr="004C7A6B" w:rsidDel="006430A8">
          <w:rPr>
            <w:rPrChange w:id="691" w:author="Avi" w:date="2014-02-17T21:21:00Z">
              <w:rPr>
                <w:rStyle w:val="Hyperlink"/>
              </w:rPr>
            </w:rPrChange>
          </w:rPr>
          <w:fldChar w:fldCharType="end"/>
        </w:r>
        <w:bookmarkStart w:id="692" w:name="_Toc380436563"/>
        <w:bookmarkStart w:id="693" w:name="_Toc380436654"/>
        <w:bookmarkStart w:id="694" w:name="_Toc380436746"/>
        <w:bookmarkStart w:id="695" w:name="_Toc380436851"/>
        <w:bookmarkStart w:id="696" w:name="_Toc380436936"/>
        <w:bookmarkStart w:id="697" w:name="_Toc380437021"/>
        <w:bookmarkStart w:id="698" w:name="_Toc380437106"/>
        <w:bookmarkEnd w:id="692"/>
        <w:bookmarkEnd w:id="693"/>
        <w:bookmarkEnd w:id="694"/>
        <w:bookmarkEnd w:id="695"/>
        <w:bookmarkEnd w:id="696"/>
        <w:bookmarkEnd w:id="697"/>
        <w:bookmarkEnd w:id="698"/>
      </w:del>
    </w:p>
    <w:p w:rsidR="00B31ABA" w:rsidDel="006430A8" w:rsidRDefault="00AA44A6">
      <w:pPr>
        <w:pStyle w:val="2"/>
        <w:numPr>
          <w:ilvl w:val="0"/>
          <w:numId w:val="11"/>
        </w:numPr>
        <w:bidi/>
        <w:rPr>
          <w:del w:id="699" w:author="Avi" w:date="2014-02-17T21:12:00Z"/>
        </w:rPr>
        <w:pPrChange w:id="700" w:author="Avi" w:date="2014-02-17T21:36:00Z">
          <w:pPr>
            <w:pStyle w:val="a3"/>
            <w:numPr>
              <w:numId w:val="6"/>
            </w:numPr>
            <w:ind w:hanging="360"/>
          </w:pPr>
        </w:pPrChange>
      </w:pPr>
      <w:del w:id="701" w:author="Avi" w:date="2014-02-17T21:12:00Z">
        <w:r w:rsidRPr="004C7A6B" w:rsidDel="006430A8">
          <w:rPr>
            <w:rPrChange w:id="702" w:author="Avi" w:date="2014-02-17T21:21:00Z">
              <w:rPr>
                <w:rStyle w:val="Hyperlink"/>
              </w:rPr>
            </w:rPrChange>
          </w:rPr>
          <w:fldChar w:fldCharType="begin"/>
        </w:r>
        <w:r w:rsidDel="006430A8">
          <w:delInstrText xml:space="preserve"> HYPERLINK "http://www.playframework.com/documentation/2.2.x/ProductionHeroku" </w:delInstrText>
        </w:r>
        <w:r w:rsidRPr="004C7A6B" w:rsidDel="006430A8">
          <w:rPr>
            <w:rPrChange w:id="703" w:author="Avi" w:date="2014-02-17T21:21:00Z">
              <w:rPr>
                <w:rStyle w:val="Hyperlink"/>
              </w:rPr>
            </w:rPrChange>
          </w:rPr>
          <w:fldChar w:fldCharType="separate"/>
        </w:r>
        <w:r w:rsidR="00E97255" w:rsidRPr="004C7A6B" w:rsidDel="006430A8">
          <w:rPr>
            <w:rPrChange w:id="704" w:author="Avi" w:date="2014-02-17T21:21:00Z">
              <w:rPr>
                <w:rStyle w:val="Hyperlink"/>
              </w:rPr>
            </w:rPrChange>
          </w:rPr>
          <w:delText>http://www.playframework.com/documentation/2.2.x/ProductionHeroku</w:delText>
        </w:r>
        <w:r w:rsidRPr="004C7A6B" w:rsidDel="006430A8">
          <w:rPr>
            <w:rPrChange w:id="705" w:author="Avi" w:date="2014-02-17T21:21:00Z">
              <w:rPr>
                <w:rStyle w:val="Hyperlink"/>
              </w:rPr>
            </w:rPrChange>
          </w:rPr>
          <w:fldChar w:fldCharType="end"/>
        </w:r>
        <w:bookmarkStart w:id="706" w:name="_Toc380436564"/>
        <w:bookmarkStart w:id="707" w:name="_Toc380436655"/>
        <w:bookmarkStart w:id="708" w:name="_Toc380436747"/>
        <w:bookmarkStart w:id="709" w:name="_Toc380436852"/>
        <w:bookmarkStart w:id="710" w:name="_Toc380436937"/>
        <w:bookmarkStart w:id="711" w:name="_Toc380437022"/>
        <w:bookmarkStart w:id="712" w:name="_Toc380437107"/>
        <w:bookmarkEnd w:id="706"/>
        <w:bookmarkEnd w:id="707"/>
        <w:bookmarkEnd w:id="708"/>
        <w:bookmarkEnd w:id="709"/>
        <w:bookmarkEnd w:id="710"/>
        <w:bookmarkEnd w:id="711"/>
        <w:bookmarkEnd w:id="712"/>
      </w:del>
    </w:p>
    <w:p w:rsidR="007452B7" w:rsidDel="006430A8" w:rsidRDefault="00AA44A6">
      <w:pPr>
        <w:pStyle w:val="2"/>
        <w:numPr>
          <w:ilvl w:val="0"/>
          <w:numId w:val="11"/>
        </w:numPr>
        <w:bidi/>
        <w:rPr>
          <w:del w:id="713" w:author="Avi" w:date="2014-02-17T21:12:00Z"/>
        </w:rPr>
        <w:pPrChange w:id="714" w:author="Avi" w:date="2014-02-17T21:36:00Z">
          <w:pPr>
            <w:pStyle w:val="a3"/>
            <w:numPr>
              <w:numId w:val="6"/>
            </w:numPr>
            <w:ind w:hanging="360"/>
          </w:pPr>
        </w:pPrChange>
      </w:pPr>
      <w:del w:id="715" w:author="Avi" w:date="2014-02-17T21:12:00Z">
        <w:r w:rsidRPr="004C7A6B" w:rsidDel="006430A8">
          <w:rPr>
            <w:rPrChange w:id="716" w:author="Avi" w:date="2014-02-17T21:21:00Z">
              <w:rPr>
                <w:rStyle w:val="Hyperlink"/>
              </w:rPr>
            </w:rPrChange>
          </w:rPr>
          <w:fldChar w:fldCharType="begin"/>
        </w:r>
        <w:r w:rsidDel="006430A8">
          <w:delInstrText xml:space="preserve"> HYPERLINK "https://devcenter.heroku.com/articles/keys" </w:delInstrText>
        </w:r>
        <w:r w:rsidRPr="004C7A6B" w:rsidDel="006430A8">
          <w:rPr>
            <w:rPrChange w:id="717" w:author="Avi" w:date="2014-02-17T21:21:00Z">
              <w:rPr>
                <w:rStyle w:val="Hyperlink"/>
              </w:rPr>
            </w:rPrChange>
          </w:rPr>
          <w:fldChar w:fldCharType="separate"/>
        </w:r>
        <w:r w:rsidR="007452B7" w:rsidRPr="004C7A6B" w:rsidDel="006430A8">
          <w:rPr>
            <w:rPrChange w:id="718" w:author="Avi" w:date="2014-02-17T21:21:00Z">
              <w:rPr>
                <w:rStyle w:val="Hyperlink"/>
              </w:rPr>
            </w:rPrChange>
          </w:rPr>
          <w:delText>https://devcenter.heroku.com/articles/keys</w:delText>
        </w:r>
        <w:r w:rsidRPr="004C7A6B" w:rsidDel="006430A8">
          <w:rPr>
            <w:rPrChange w:id="719" w:author="Avi" w:date="2014-02-17T21:21:00Z">
              <w:rPr>
                <w:rStyle w:val="Hyperlink"/>
              </w:rPr>
            </w:rPrChange>
          </w:rPr>
          <w:fldChar w:fldCharType="end"/>
        </w:r>
        <w:bookmarkStart w:id="720" w:name="_Toc380436565"/>
        <w:bookmarkStart w:id="721" w:name="_Toc380436656"/>
        <w:bookmarkStart w:id="722" w:name="_Toc380436748"/>
        <w:bookmarkStart w:id="723" w:name="_Toc380436853"/>
        <w:bookmarkStart w:id="724" w:name="_Toc380436938"/>
        <w:bookmarkStart w:id="725" w:name="_Toc380437023"/>
        <w:bookmarkStart w:id="726" w:name="_Toc380437108"/>
        <w:bookmarkEnd w:id="720"/>
        <w:bookmarkEnd w:id="721"/>
        <w:bookmarkEnd w:id="722"/>
        <w:bookmarkEnd w:id="723"/>
        <w:bookmarkEnd w:id="724"/>
        <w:bookmarkEnd w:id="725"/>
        <w:bookmarkEnd w:id="726"/>
      </w:del>
    </w:p>
    <w:p w:rsidR="001E0130" w:rsidDel="006430A8" w:rsidRDefault="00E97255">
      <w:pPr>
        <w:pStyle w:val="2"/>
        <w:numPr>
          <w:ilvl w:val="0"/>
          <w:numId w:val="11"/>
        </w:numPr>
        <w:bidi/>
        <w:rPr>
          <w:del w:id="727" w:author="Avi" w:date="2014-02-17T21:12:00Z"/>
          <w:rtl/>
        </w:rPr>
        <w:pPrChange w:id="728" w:author="Avi" w:date="2014-02-17T21:36:00Z">
          <w:pPr>
            <w:bidi/>
          </w:pPr>
        </w:pPrChange>
      </w:pPr>
      <w:del w:id="729" w:author="Avi" w:date="2014-02-17T21:12:00Z">
        <w:r w:rsidDel="006430A8">
          <w:rPr>
            <w:rFonts w:hint="cs"/>
            <w:rtl/>
          </w:rPr>
          <w:delText xml:space="preserve">אך </w:delText>
        </w:r>
        <w:r w:rsidR="003449BF" w:rsidDel="006430A8">
          <w:rPr>
            <w:rFonts w:hint="cs"/>
            <w:rtl/>
          </w:rPr>
          <w:delText>מותאמים להתקנות שלעיל:</w:delText>
        </w:r>
        <w:bookmarkStart w:id="730" w:name="_Toc380436566"/>
        <w:bookmarkStart w:id="731" w:name="_Toc380436657"/>
        <w:bookmarkStart w:id="732" w:name="_Toc380436749"/>
        <w:bookmarkStart w:id="733" w:name="_Toc380436854"/>
        <w:bookmarkStart w:id="734" w:name="_Toc380436939"/>
        <w:bookmarkStart w:id="735" w:name="_Toc380437024"/>
        <w:bookmarkStart w:id="736" w:name="_Toc380437109"/>
        <w:bookmarkEnd w:id="730"/>
        <w:bookmarkEnd w:id="731"/>
        <w:bookmarkEnd w:id="732"/>
        <w:bookmarkEnd w:id="733"/>
        <w:bookmarkEnd w:id="734"/>
        <w:bookmarkEnd w:id="735"/>
        <w:bookmarkEnd w:id="736"/>
      </w:del>
    </w:p>
    <w:p w:rsidR="003449BF" w:rsidRPr="004C7A6B" w:rsidDel="006430A8" w:rsidRDefault="00730145">
      <w:pPr>
        <w:pStyle w:val="2"/>
        <w:numPr>
          <w:ilvl w:val="0"/>
          <w:numId w:val="11"/>
        </w:numPr>
        <w:bidi/>
        <w:rPr>
          <w:del w:id="737" w:author="Avi" w:date="2014-02-17T21:12:00Z"/>
          <w:rPrChange w:id="738" w:author="Avi" w:date="2014-02-17T21:21:00Z">
            <w:rPr>
              <w:del w:id="739" w:author="Avi" w:date="2014-02-17T21:12:00Z"/>
              <w:rStyle w:val="Hyperlink"/>
              <w:color w:val="auto"/>
              <w:u w:val="none"/>
            </w:rPr>
          </w:rPrChange>
        </w:rPr>
        <w:pPrChange w:id="740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741" w:author="Avi" w:date="2014-02-17T21:12:00Z">
        <w:r w:rsidRPr="004C7A6B" w:rsidDel="006430A8">
          <w:rPr>
            <w:rFonts w:hint="cs"/>
            <w:rtl/>
            <w:rPrChange w:id="74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הרץ</w:delText>
        </w:r>
        <w:r w:rsidRPr="004C7A6B" w:rsidDel="006430A8">
          <w:rPr>
            <w:rtl/>
            <w:rPrChange w:id="74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4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4C7A6B" w:rsidDel="006430A8">
          <w:rPr>
            <w:rtl/>
            <w:rPrChange w:id="74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4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ממשק</w:delText>
        </w:r>
        <w:r w:rsidRPr="004C7A6B" w:rsidDel="006430A8">
          <w:rPr>
            <w:rtl/>
            <w:rPrChange w:id="74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4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הניהול</w:delText>
        </w:r>
        <w:r w:rsidRPr="004C7A6B" w:rsidDel="006430A8">
          <w:rPr>
            <w:rtl/>
            <w:rPrChange w:id="74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5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של</w:delText>
        </w:r>
        <w:r w:rsidRPr="004C7A6B" w:rsidDel="006430A8">
          <w:rPr>
            <w:rtl/>
            <w:rPrChange w:id="75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752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play</w:delText>
        </w:r>
        <w:r w:rsidRPr="004C7A6B" w:rsidDel="006430A8">
          <w:rPr>
            <w:rtl/>
            <w:rPrChange w:id="75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-  (</w:delText>
        </w:r>
        <w:r w:rsidR="003449BF" w:rsidRPr="004C7A6B" w:rsidDel="006430A8">
          <w:rPr>
            <w:rPrChange w:id="754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activator ui</w:delText>
        </w:r>
        <w:r w:rsidRPr="004C7A6B" w:rsidDel="006430A8">
          <w:rPr>
            <w:rtl/>
            <w:rPrChange w:id="75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5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ראה</w:delText>
        </w:r>
        <w:r w:rsidRPr="004C7A6B" w:rsidDel="006430A8">
          <w:rPr>
            <w:rtl/>
            <w:rPrChange w:id="7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בוידוא</w:delText>
        </w:r>
        <w:r w:rsidRPr="004C7A6B" w:rsidDel="006430A8">
          <w:rPr>
            <w:rtl/>
            <w:rPrChange w:id="7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ההתקנה</w:delText>
        </w:r>
        <w:r w:rsidRPr="004C7A6B" w:rsidDel="006430A8">
          <w:rPr>
            <w:rtl/>
            <w:rPrChange w:id="7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6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בהתקנות</w:delText>
        </w:r>
        <w:r w:rsidRPr="004C7A6B" w:rsidDel="006430A8">
          <w:rPr>
            <w:rtl/>
            <w:rPrChange w:id="7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6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סוף</w:delText>
        </w:r>
        <w:r w:rsidRPr="004C7A6B" w:rsidDel="006430A8">
          <w:rPr>
            <w:rtl/>
            <w:rPrChange w:id="76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6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סעיף</w:delText>
        </w:r>
        <w:r w:rsidRPr="004C7A6B" w:rsidDel="006430A8">
          <w:rPr>
            <w:rtl/>
            <w:rPrChange w:id="76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FF0A64" w:rsidRPr="004C7A6B" w:rsidDel="006430A8">
          <w:rPr>
            <w:rtl/>
            <w:rPrChange w:id="76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begin"/>
        </w:r>
        <w:r w:rsidRPr="004C7A6B" w:rsidDel="006430A8">
          <w:rPr>
            <w:rtl/>
            <w:rPrChange w:id="76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</w:delInstrText>
        </w:r>
        <w:r w:rsidRPr="004C7A6B" w:rsidDel="006430A8">
          <w:rPr>
            <w:rPrChange w:id="770" w:author="Avi" w:date="2014-02-17T21:21:00Z">
              <w:rPr>
                <w:rStyle w:val="Hyperlink"/>
                <w:color w:val="auto"/>
                <w:u w:val="none"/>
              </w:rPr>
            </w:rPrChange>
          </w:rPr>
          <w:delInstrText>REF</w:delInstrText>
        </w:r>
        <w:r w:rsidRPr="004C7A6B" w:rsidDel="006430A8">
          <w:rPr>
            <w:rtl/>
            <w:rPrChange w:id="77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_</w:delInstrText>
        </w:r>
        <w:r w:rsidRPr="004C7A6B" w:rsidDel="006430A8">
          <w:rPr>
            <w:rPrChange w:id="772" w:author="Avi" w:date="2014-02-17T21:21:00Z">
              <w:rPr>
                <w:rStyle w:val="Hyperlink"/>
                <w:color w:val="auto"/>
                <w:u w:val="none"/>
              </w:rPr>
            </w:rPrChange>
          </w:rPr>
          <w:delInstrText>Ref379196574 \r \h</w:delInstrText>
        </w:r>
        <w:r w:rsidRPr="004C7A6B" w:rsidDel="006430A8">
          <w:rPr>
            <w:rtl/>
            <w:rPrChange w:id="77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</w:delInstrText>
        </w:r>
      </w:del>
      <w:r w:rsidR="004C7A6B" w:rsidRPr="004C7A6B">
        <w:rPr>
          <w:rtl/>
          <w:rPrChange w:id="774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instrText xml:space="preserve"> \* </w:instrText>
      </w:r>
      <w:r w:rsidR="004C7A6B" w:rsidRPr="004C7A6B">
        <w:rPr>
          <w:rPrChange w:id="775" w:author="Avi" w:date="2014-02-17T21:21:00Z">
            <w:rPr>
              <w:rStyle w:val="Hyperlink"/>
              <w:color w:val="auto"/>
              <w:u w:val="none"/>
            </w:rPr>
          </w:rPrChange>
        </w:rPr>
        <w:instrText>MERGEFORMAT</w:instrText>
      </w:r>
      <w:r w:rsidR="004C7A6B" w:rsidRPr="004C7A6B">
        <w:rPr>
          <w:rtl/>
          <w:rPrChange w:id="776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instrText xml:space="preserve"> </w:instrText>
      </w:r>
      <w:del w:id="777" w:author="Avi" w:date="2014-02-17T21:12:00Z">
        <w:r w:rsidR="00FF0A64" w:rsidRPr="004C7A6B" w:rsidDel="006430A8">
          <w:rPr>
            <w:rtl/>
            <w:rPrChange w:id="778" w:author="Avi" w:date="2014-02-17T21:21:00Z"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rtl/>
              </w:rPr>
            </w:rPrChange>
          </w:rPr>
        </w:r>
        <w:r w:rsidR="00FF0A64" w:rsidRPr="004C7A6B" w:rsidDel="006430A8">
          <w:rPr>
            <w:rtl/>
            <w:rPrChange w:id="77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separate"/>
        </w:r>
        <w:r w:rsidRPr="004C7A6B" w:rsidDel="006430A8">
          <w:rPr>
            <w:rFonts w:hint="cs"/>
            <w:rtl/>
            <w:rPrChange w:id="78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‏</w:delText>
        </w:r>
        <w:r w:rsidRPr="004C7A6B" w:rsidDel="006430A8">
          <w:rPr>
            <w:rtl/>
            <w:rPrChange w:id="78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1</w:delText>
        </w:r>
        <w:r w:rsidR="00FF0A64" w:rsidRPr="004C7A6B" w:rsidDel="006430A8">
          <w:rPr>
            <w:rtl/>
            <w:rPrChange w:id="78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end"/>
        </w:r>
        <w:r w:rsidRPr="004C7A6B" w:rsidDel="006430A8">
          <w:rPr>
            <w:rtl/>
            <w:rPrChange w:id="78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  <w:bookmarkStart w:id="784" w:name="_Toc380436567"/>
        <w:bookmarkStart w:id="785" w:name="_Toc380436658"/>
        <w:bookmarkStart w:id="786" w:name="_Toc380436750"/>
        <w:bookmarkStart w:id="787" w:name="_Toc380436855"/>
        <w:bookmarkStart w:id="788" w:name="_Toc380436940"/>
        <w:bookmarkStart w:id="789" w:name="_Toc380437025"/>
        <w:bookmarkStart w:id="790" w:name="_Toc380437110"/>
        <w:bookmarkEnd w:id="784"/>
        <w:bookmarkEnd w:id="785"/>
        <w:bookmarkEnd w:id="786"/>
        <w:bookmarkEnd w:id="787"/>
        <w:bookmarkEnd w:id="788"/>
        <w:bookmarkEnd w:id="789"/>
        <w:bookmarkEnd w:id="790"/>
      </w:del>
    </w:p>
    <w:p w:rsidR="00B31ABA" w:rsidRPr="004C7A6B" w:rsidDel="006430A8" w:rsidRDefault="003449BF">
      <w:pPr>
        <w:pStyle w:val="2"/>
        <w:numPr>
          <w:ilvl w:val="0"/>
          <w:numId w:val="11"/>
        </w:numPr>
        <w:bidi/>
        <w:rPr>
          <w:del w:id="791" w:author="Avi" w:date="2014-02-17T21:12:00Z"/>
          <w:rPrChange w:id="792" w:author="Avi" w:date="2014-02-17T21:21:00Z">
            <w:rPr>
              <w:del w:id="793" w:author="Avi" w:date="2014-02-17T21:12:00Z"/>
              <w:rStyle w:val="Hyperlink"/>
              <w:color w:val="auto"/>
              <w:u w:val="none"/>
            </w:rPr>
          </w:rPrChange>
        </w:rPr>
        <w:pPrChange w:id="794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795" w:author="Avi" w:date="2014-02-17T21:12:00Z">
        <w:r w:rsidRPr="004C7A6B" w:rsidDel="006430A8">
          <w:rPr>
            <w:rFonts w:hint="cs"/>
            <w:rtl/>
            <w:rPrChange w:id="79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בדפדפן</w:delText>
        </w:r>
        <w:r w:rsidRPr="004C7A6B" w:rsidDel="006430A8">
          <w:rPr>
            <w:rtl/>
            <w:rPrChange w:id="79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79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בחלון</w:delText>
        </w:r>
        <w:r w:rsidRPr="004C7A6B" w:rsidDel="006430A8">
          <w:rPr>
            <w:rtl/>
            <w:rPrChange w:id="79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800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New Application</w:delText>
        </w:r>
        <w:r w:rsidRPr="004C7A6B" w:rsidDel="006430A8">
          <w:rPr>
            <w:rtl/>
            <w:rPrChange w:id="80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0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בחר</w:delText>
        </w:r>
        <w:r w:rsidRPr="004C7A6B" w:rsidDel="006430A8">
          <w:rPr>
            <w:rtl/>
            <w:rPrChange w:id="80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0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בתבנית</w:delText>
        </w:r>
        <w:r w:rsidRPr="004C7A6B" w:rsidDel="006430A8">
          <w:rPr>
            <w:rtl/>
            <w:rPrChange w:id="80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806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hello-</w:delText>
        </w:r>
        <w:r w:rsidR="00B31ABA" w:rsidRPr="004C7A6B" w:rsidDel="006430A8">
          <w:rPr>
            <w:rPrChange w:id="807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play</w:delText>
        </w:r>
        <w:r w:rsidR="00571126" w:rsidRPr="004C7A6B" w:rsidDel="006430A8">
          <w:rPr>
            <w:rtl/>
            <w:rPrChange w:id="8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571126" w:rsidRPr="004C7A6B" w:rsidDel="006430A8">
          <w:rPr>
            <w:rFonts w:hint="cs"/>
            <w:rtl/>
            <w:rPrChange w:id="80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תן</w:delText>
        </w:r>
        <w:r w:rsidR="00571126" w:rsidRPr="004C7A6B" w:rsidDel="006430A8">
          <w:rPr>
            <w:rtl/>
            <w:rPrChange w:id="81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1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שם</w:delText>
        </w:r>
        <w:r w:rsidR="00571126" w:rsidRPr="004C7A6B" w:rsidDel="006430A8">
          <w:rPr>
            <w:rtl/>
            <w:rPrChange w:id="81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1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ומיקום</w:delText>
        </w:r>
        <w:r w:rsidR="00571126" w:rsidRPr="004C7A6B" w:rsidDel="006430A8">
          <w:rPr>
            <w:rtl/>
            <w:rPrChange w:id="81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1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לפרויקט</w:delText>
        </w:r>
        <w:r w:rsidR="00B31ABA" w:rsidRPr="004C7A6B" w:rsidDel="006430A8">
          <w:rPr>
            <w:rtl/>
            <w:rPrChange w:id="81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B31ABA" w:rsidRPr="004C7A6B" w:rsidDel="006430A8">
          <w:rPr>
            <w:rFonts w:hint="cs"/>
            <w:rtl/>
            <w:rPrChange w:id="81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ולחץ</w:delText>
        </w:r>
        <w:r w:rsidR="00B31ABA" w:rsidRPr="004C7A6B" w:rsidDel="006430A8">
          <w:rPr>
            <w:rtl/>
            <w:rPrChange w:id="81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B31ABA" w:rsidRPr="004C7A6B" w:rsidDel="006430A8">
          <w:rPr>
            <w:rFonts w:hint="cs"/>
            <w:rtl/>
            <w:rPrChange w:id="81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על</w:delText>
        </w:r>
        <w:r w:rsidR="00B31ABA" w:rsidRPr="004C7A6B" w:rsidDel="006430A8">
          <w:rPr>
            <w:rtl/>
            <w:rPrChange w:id="82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B31ABA" w:rsidRPr="004C7A6B" w:rsidDel="006430A8">
          <w:rPr>
            <w:rPrChange w:id="821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create</w:delText>
        </w:r>
        <w:r w:rsidR="00570145" w:rsidDel="006430A8">
          <w:rPr>
            <w:noProof/>
            <w:rPrChange w:id="822" w:author="Unknown">
              <w:rPr>
                <w:noProof/>
              </w:rPr>
            </w:rPrChange>
          </w:rPr>
          <w:drawing>
            <wp:inline distT="0" distB="0" distL="0" distR="0" wp14:anchorId="372903E3" wp14:editId="3B86F3F5">
              <wp:extent cx="1592153" cy="2564860"/>
              <wp:effectExtent l="0" t="0" r="8255" b="6985"/>
              <wp:docPr id="10" name="תמונה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9603" cy="25768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823" w:name="_Toc380436568"/>
        <w:bookmarkStart w:id="824" w:name="_Toc380436659"/>
        <w:bookmarkStart w:id="825" w:name="_Toc380436751"/>
        <w:bookmarkStart w:id="826" w:name="_Toc380436856"/>
        <w:bookmarkStart w:id="827" w:name="_Toc380436941"/>
        <w:bookmarkStart w:id="828" w:name="_Toc380437026"/>
        <w:bookmarkStart w:id="829" w:name="_Toc380437111"/>
        <w:bookmarkEnd w:id="823"/>
        <w:bookmarkEnd w:id="824"/>
        <w:bookmarkEnd w:id="825"/>
        <w:bookmarkEnd w:id="826"/>
        <w:bookmarkEnd w:id="827"/>
        <w:bookmarkEnd w:id="828"/>
        <w:bookmarkEnd w:id="829"/>
      </w:del>
    </w:p>
    <w:p w:rsidR="00B31ABA" w:rsidRPr="004C7A6B" w:rsidDel="006430A8" w:rsidRDefault="00586916">
      <w:pPr>
        <w:pStyle w:val="2"/>
        <w:numPr>
          <w:ilvl w:val="0"/>
          <w:numId w:val="11"/>
        </w:numPr>
        <w:bidi/>
        <w:rPr>
          <w:del w:id="830" w:author="Avi" w:date="2014-02-17T21:12:00Z"/>
          <w:rPrChange w:id="831" w:author="Avi" w:date="2014-02-17T21:21:00Z">
            <w:rPr>
              <w:del w:id="832" w:author="Avi" w:date="2014-02-17T21:12:00Z"/>
              <w:rStyle w:val="Hyperlink"/>
              <w:color w:val="auto"/>
              <w:u w:val="none"/>
            </w:rPr>
          </w:rPrChange>
        </w:rPr>
        <w:pPrChange w:id="833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834" w:author="Avi" w:date="2014-02-17T21:12:00Z">
        <w:r w:rsidRPr="004C7A6B" w:rsidDel="006430A8">
          <w:rPr>
            <w:rFonts w:hint="cs"/>
            <w:rtl/>
            <w:rPrChange w:id="83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בדפדפן</w:delText>
        </w:r>
        <w:r w:rsidRPr="004C7A6B" w:rsidDel="006430A8">
          <w:rPr>
            <w:rtl/>
            <w:rPrChange w:id="83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3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צריך</w:delText>
        </w:r>
        <w:r w:rsidR="00B31ABA" w:rsidRPr="004C7A6B" w:rsidDel="006430A8">
          <w:rPr>
            <w:rtl/>
            <w:rPrChange w:id="83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B31ABA" w:rsidRPr="004C7A6B" w:rsidDel="006430A8">
          <w:rPr>
            <w:rFonts w:hint="cs"/>
            <w:rtl/>
            <w:rPrChange w:id="83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להיפתח</w:delText>
        </w:r>
        <w:r w:rsidR="00B31ABA" w:rsidRPr="004C7A6B" w:rsidDel="006430A8">
          <w:rPr>
            <w:rtl/>
            <w:rPrChange w:id="84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4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ממשק</w:delText>
        </w:r>
        <w:r w:rsidRPr="004C7A6B" w:rsidDel="006430A8">
          <w:rPr>
            <w:rtl/>
            <w:rPrChange w:id="84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4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ניהול</w:delText>
        </w:r>
        <w:r w:rsidR="00B31ABA" w:rsidRPr="004C7A6B" w:rsidDel="006430A8">
          <w:rPr>
            <w:rtl/>
            <w:rPrChange w:id="84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B31ABA" w:rsidRPr="004C7A6B" w:rsidDel="006430A8">
          <w:rPr>
            <w:rFonts w:hint="cs"/>
            <w:rtl/>
            <w:rPrChange w:id="84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בכתובת</w:delText>
        </w:r>
        <w:r w:rsidR="00571126" w:rsidRPr="004C7A6B" w:rsidDel="006430A8">
          <w:rPr>
            <w:rtl/>
            <w:rPrChange w:id="84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4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כמו</w:delText>
        </w:r>
        <w:r w:rsidR="00B31ABA" w:rsidRPr="004C7A6B" w:rsidDel="006430A8">
          <w:rPr>
            <w:rtl/>
            <w:rPrChange w:id="84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A44A6" w:rsidRPr="004C7A6B" w:rsidDel="006430A8">
          <w:rPr>
            <w:rPrChange w:id="849" w:author="Avi" w:date="2014-02-17T21:21:00Z">
              <w:rPr>
                <w:rStyle w:val="Hyperlink"/>
                <w:rFonts w:cs="Arial"/>
              </w:rPr>
            </w:rPrChange>
          </w:rPr>
          <w:fldChar w:fldCharType="begin"/>
        </w:r>
        <w:r w:rsidR="00AA44A6" w:rsidDel="006430A8">
          <w:delInstrText xml:space="preserve"> HYPERLINK "http://127.0.0.1:8888/app/hello-play/" </w:delInstrText>
        </w:r>
        <w:r w:rsidR="00AA44A6" w:rsidRPr="004C7A6B" w:rsidDel="006430A8">
          <w:rPr>
            <w:rPrChange w:id="850" w:author="Avi" w:date="2014-02-17T21:21:00Z">
              <w:rPr>
                <w:rStyle w:val="Hyperlink"/>
                <w:rFonts w:cs="Arial"/>
              </w:rPr>
            </w:rPrChange>
          </w:rPr>
          <w:fldChar w:fldCharType="separate"/>
        </w:r>
        <w:r w:rsidR="00B31ABA" w:rsidRPr="004C7A6B" w:rsidDel="006430A8">
          <w:rPr>
            <w:rPrChange w:id="851" w:author="Avi" w:date="2014-02-17T21:21:00Z">
              <w:rPr>
                <w:rStyle w:val="Hyperlink"/>
              </w:rPr>
            </w:rPrChange>
          </w:rPr>
          <w:delText>http://127.0.0.1:8888/app/hello-play</w:delText>
        </w:r>
        <w:r w:rsidR="00B31ABA" w:rsidRPr="004C7A6B" w:rsidDel="006430A8">
          <w:rPr>
            <w:rtl/>
            <w:rPrChange w:id="852" w:author="Avi" w:date="2014-02-17T21:21:00Z">
              <w:rPr>
                <w:rStyle w:val="Hyperlink"/>
                <w:rFonts w:cs="Arial"/>
                <w:rtl/>
              </w:rPr>
            </w:rPrChange>
          </w:rPr>
          <w:delText>/</w:delText>
        </w:r>
        <w:r w:rsidR="00AA44A6" w:rsidRPr="004C7A6B" w:rsidDel="006430A8">
          <w:rPr>
            <w:rPrChange w:id="853" w:author="Avi" w:date="2014-02-17T21:21:00Z">
              <w:rPr>
                <w:rStyle w:val="Hyperlink"/>
                <w:rFonts w:cs="Arial"/>
              </w:rPr>
            </w:rPrChange>
          </w:rPr>
          <w:fldChar w:fldCharType="end"/>
        </w:r>
      </w:del>
      <w:del w:id="854" w:author="Avi" w:date="2014-02-14T10:39:00Z">
        <w:r w:rsidRPr="004C7A6B" w:rsidDel="00CA1B45">
          <w:rPr>
            <w:rtl/>
            <w:rPrChange w:id="85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R="00571126" w:rsidRPr="004C7A6B" w:rsidDel="00CA1B45">
          <w:rPr>
            <w:rFonts w:hint="cs"/>
            <w:rtl/>
            <w:rPrChange w:id="85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הרץ</w:delText>
        </w:r>
        <w:r w:rsidR="00571126" w:rsidRPr="004C7A6B" w:rsidDel="00CA1B45">
          <w:rPr>
            <w:rtl/>
            <w:rPrChange w:id="8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CA1B45">
          <w:rPr>
            <w:rFonts w:hint="cs"/>
            <w:rtl/>
            <w:rPrChange w:id="8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571126" w:rsidRPr="004C7A6B" w:rsidDel="00CA1B45">
          <w:rPr>
            <w:rtl/>
            <w:rPrChange w:id="8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CA1B45">
          <w:rPr>
            <w:rFonts w:hint="cs"/>
            <w:rtl/>
            <w:rPrChange w:id="8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571126" w:rsidRPr="004C7A6B" w:rsidDel="00CA1B45">
          <w:rPr>
            <w:rtl/>
            <w:rPrChange w:id="8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571126" w:rsidRPr="004C7A6B" w:rsidDel="00CA1B45">
          <w:rPr>
            <w:rPrChange w:id="862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Run</w:delText>
        </w:r>
        <w:r w:rsidR="00571126" w:rsidRPr="004C7A6B" w:rsidDel="00CA1B45">
          <w:rPr>
            <w:rtl/>
            <w:rPrChange w:id="8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</w:del>
      <w:del w:id="864" w:author="Avi" w:date="2014-02-17T21:12:00Z">
        <w:r w:rsidR="00571126" w:rsidRPr="004C7A6B" w:rsidDel="006430A8">
          <w:rPr>
            <w:rtl/>
            <w:rPrChange w:id="86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6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וודא</w:delText>
        </w:r>
        <w:r w:rsidR="00571126" w:rsidRPr="004C7A6B" w:rsidDel="006430A8">
          <w:rPr>
            <w:rtl/>
            <w:rPrChange w:id="86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86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שהיא</w:delText>
        </w:r>
        <w:r w:rsidR="00571126" w:rsidRPr="004C7A6B" w:rsidDel="006430A8">
          <w:rPr>
            <w:rtl/>
            <w:rPrChange w:id="86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7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רצה</w:delText>
        </w:r>
        <w:r w:rsidRPr="004C7A6B" w:rsidDel="006430A8">
          <w:rPr>
            <w:rtl/>
            <w:rPrChange w:id="87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7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Pr="004C7A6B" w:rsidDel="006430A8">
          <w:rPr>
            <w:rtl/>
            <w:rPrChange w:id="87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02654A" w:rsidRPr="004C7A6B" w:rsidDel="006430A8">
          <w:rPr>
            <w:rPrChange w:id="874" w:author="Avi" w:date="2014-02-17T21:21:00Z">
              <w:rPr>
                <w:rStyle w:val="Hyperlink"/>
                <w:rFonts w:cs="Arial"/>
              </w:rPr>
            </w:rPrChange>
          </w:rPr>
          <w:fldChar w:fldCharType="begin"/>
        </w:r>
        <w:r w:rsidR="0002654A" w:rsidDel="006430A8">
          <w:delInstrText xml:space="preserve"> HYPERLINK "http://localhost:9000/" </w:delInstrText>
        </w:r>
        <w:r w:rsidR="0002654A" w:rsidRPr="004C7A6B" w:rsidDel="006430A8">
          <w:rPr>
            <w:rPrChange w:id="875" w:author="Avi" w:date="2014-02-17T21:21:00Z">
              <w:rPr>
                <w:rStyle w:val="Hyperlink"/>
                <w:rFonts w:cs="Arial"/>
              </w:rPr>
            </w:rPrChange>
          </w:rPr>
          <w:fldChar w:fldCharType="separate"/>
        </w:r>
        <w:r w:rsidRPr="004C7A6B" w:rsidDel="006430A8">
          <w:rPr>
            <w:rPrChange w:id="876" w:author="Avi" w:date="2014-02-17T21:21:00Z">
              <w:rPr>
                <w:rStyle w:val="Hyperlink"/>
              </w:rPr>
            </w:rPrChange>
          </w:rPr>
          <w:delText>http://localhost:9000</w:delText>
        </w:r>
        <w:r w:rsidRPr="004C7A6B" w:rsidDel="006430A8">
          <w:rPr>
            <w:rtl/>
            <w:rPrChange w:id="877" w:author="Avi" w:date="2014-02-17T21:21:00Z">
              <w:rPr>
                <w:rStyle w:val="Hyperlink"/>
                <w:rFonts w:cs="Arial"/>
                <w:rtl/>
              </w:rPr>
            </w:rPrChange>
          </w:rPr>
          <w:delText>/</w:delText>
        </w:r>
        <w:r w:rsidR="0002654A" w:rsidRPr="004C7A6B" w:rsidDel="006430A8">
          <w:rPr>
            <w:rPrChange w:id="878" w:author="Avi" w:date="2014-02-17T21:21:00Z">
              <w:rPr>
                <w:rStyle w:val="Hyperlink"/>
                <w:rFonts w:cs="Arial"/>
              </w:rPr>
            </w:rPrChange>
          </w:rPr>
          <w:fldChar w:fldCharType="end"/>
        </w:r>
        <w:r w:rsidR="00571126" w:rsidRPr="004C7A6B" w:rsidDel="006430A8">
          <w:rPr>
            <w:rtl/>
            <w:rPrChange w:id="87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R="00571126" w:rsidRPr="004C7A6B" w:rsidDel="006430A8">
          <w:rPr>
            <w:noProof/>
            <w:rPrChange w:id="880" w:author="Avi" w:date="2014-02-17T21:21:00Z">
              <w:rPr>
                <w:noProof/>
                <w:color w:val="0563C1" w:themeColor="hyperlink"/>
                <w:u w:val="single"/>
              </w:rPr>
            </w:rPrChange>
          </w:rPr>
          <w:drawing>
            <wp:inline distT="0" distB="0" distL="0" distR="0" wp14:anchorId="4349C556" wp14:editId="00244B17">
              <wp:extent cx="4158052" cy="1591160"/>
              <wp:effectExtent l="19050" t="0" r="0" b="0"/>
              <wp:docPr id="1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8730" cy="159141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bookmarkStart w:id="881" w:name="_Toc380436569"/>
        <w:bookmarkStart w:id="882" w:name="_Toc380436660"/>
        <w:bookmarkStart w:id="883" w:name="_Toc380436752"/>
        <w:bookmarkStart w:id="884" w:name="_Toc380436857"/>
        <w:bookmarkStart w:id="885" w:name="_Toc380436942"/>
        <w:bookmarkStart w:id="886" w:name="_Toc380437027"/>
        <w:bookmarkStart w:id="887" w:name="_Toc380437112"/>
        <w:bookmarkEnd w:id="881"/>
        <w:bookmarkEnd w:id="882"/>
        <w:bookmarkEnd w:id="883"/>
        <w:bookmarkEnd w:id="884"/>
        <w:bookmarkEnd w:id="885"/>
        <w:bookmarkEnd w:id="886"/>
        <w:bookmarkEnd w:id="887"/>
      </w:del>
    </w:p>
    <w:p w:rsidR="00B31ABA" w:rsidRPr="004C7A6B" w:rsidDel="006430A8" w:rsidRDefault="00571126">
      <w:pPr>
        <w:pStyle w:val="2"/>
        <w:numPr>
          <w:ilvl w:val="0"/>
          <w:numId w:val="11"/>
        </w:numPr>
        <w:bidi/>
        <w:rPr>
          <w:del w:id="888" w:author="Avi" w:date="2014-02-17T21:12:00Z"/>
          <w:rPrChange w:id="889" w:author="Avi" w:date="2014-02-17T21:21:00Z">
            <w:rPr>
              <w:del w:id="890" w:author="Avi" w:date="2014-02-17T21:12:00Z"/>
              <w:rStyle w:val="Hyperlink"/>
              <w:color w:val="auto"/>
              <w:u w:val="none"/>
            </w:rPr>
          </w:rPrChange>
        </w:rPr>
        <w:pPrChange w:id="891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892" w:author="Avi" w:date="2014-02-17T21:12:00Z">
        <w:r w:rsidRPr="004C7A6B" w:rsidDel="006430A8">
          <w:rPr>
            <w:rFonts w:hint="cs"/>
            <w:rtl/>
            <w:rPrChange w:id="89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פתיחה</w:delText>
        </w:r>
        <w:r w:rsidRPr="004C7A6B" w:rsidDel="006430A8">
          <w:rPr>
            <w:rtl/>
            <w:rPrChange w:id="89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89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באקליפס</w:delText>
        </w:r>
        <w:r w:rsidRPr="004C7A6B" w:rsidDel="006430A8">
          <w:rPr>
            <w:rtl/>
            <w:rPrChange w:id="89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570145" w:rsidRPr="004C7A6B" w:rsidDel="006430A8">
          <w:rPr>
            <w:rFonts w:hint="cs"/>
            <w:rtl/>
            <w:rPrChange w:id="89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בממשק</w:delText>
        </w:r>
        <w:r w:rsidR="00570145" w:rsidRPr="004C7A6B" w:rsidDel="006430A8">
          <w:rPr>
            <w:rtl/>
            <w:rPrChange w:id="89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89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הניהול</w:delText>
        </w:r>
        <w:r w:rsidR="00570145" w:rsidRPr="004C7A6B" w:rsidDel="006430A8">
          <w:rPr>
            <w:rtl/>
            <w:rPrChange w:id="90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0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בחר</w:delText>
        </w:r>
        <w:r w:rsidR="00570145" w:rsidRPr="004C7A6B" w:rsidDel="006430A8">
          <w:rPr>
            <w:rtl/>
            <w:rPrChange w:id="90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0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בתפריט</w:delText>
        </w:r>
        <w:r w:rsidR="00570145" w:rsidRPr="004C7A6B" w:rsidDel="006430A8">
          <w:rPr>
            <w:rPrChange w:id="904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 xml:space="preserve">code </w:delText>
        </w:r>
        <w:r w:rsidR="00570145" w:rsidRPr="004C7A6B" w:rsidDel="006430A8">
          <w:rPr>
            <w:rtl/>
            <w:rPrChange w:id="90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tl/>
            <w:rPrChange w:id="90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-&gt; </w:delText>
        </w:r>
        <w:r w:rsidRPr="004C7A6B" w:rsidDel="006430A8">
          <w:rPr>
            <w:rPrChange w:id="907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Open</w:delText>
        </w:r>
        <w:r w:rsidRPr="004C7A6B" w:rsidDel="006430A8">
          <w:rPr>
            <w:rtl/>
            <w:rPrChange w:id="9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-&gt;</w:delText>
        </w:r>
        <w:r w:rsidR="00570145" w:rsidRPr="004C7A6B" w:rsidDel="006430A8">
          <w:rPr>
            <w:rtl/>
            <w:rPrChange w:id="90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910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 xml:space="preserve">in </w:delText>
        </w:r>
        <w:r w:rsidR="00570145" w:rsidRPr="004C7A6B" w:rsidDel="006430A8">
          <w:rPr>
            <w:rPrChange w:id="911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eclipse</w:delText>
        </w:r>
        <w:r w:rsidR="00570145" w:rsidRPr="004C7A6B" w:rsidDel="006430A8">
          <w:rPr>
            <w:rtl/>
            <w:rPrChange w:id="91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570145" w:rsidRPr="004C7A6B" w:rsidDel="006430A8">
          <w:rPr>
            <w:rFonts w:hint="cs"/>
            <w:rtl/>
            <w:rPrChange w:id="91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יש</w:delText>
        </w:r>
        <w:r w:rsidR="00570145" w:rsidRPr="004C7A6B" w:rsidDel="006430A8">
          <w:rPr>
            <w:rtl/>
            <w:rPrChange w:id="91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1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לאשר</w:delText>
        </w:r>
        <w:r w:rsidR="00570145" w:rsidRPr="004C7A6B" w:rsidDel="006430A8">
          <w:rPr>
            <w:rtl/>
            <w:rPrChange w:id="91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1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יצירת</w:delText>
        </w:r>
        <w:r w:rsidR="00570145" w:rsidRPr="004C7A6B" w:rsidDel="006430A8">
          <w:rPr>
            <w:rtl/>
            <w:rPrChange w:id="91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1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הקבצים</w:delText>
        </w:r>
        <w:r w:rsidR="00570145" w:rsidRPr="004C7A6B" w:rsidDel="006430A8">
          <w:rPr>
            <w:rtl/>
            <w:rPrChange w:id="92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) </w:delText>
        </w:r>
        <w:r w:rsidR="00570145" w:rsidDel="006430A8">
          <w:rPr>
            <w:noProof/>
            <w:rPrChange w:id="921" w:author="Unknown">
              <w:rPr>
                <w:noProof/>
              </w:rPr>
            </w:rPrChange>
          </w:rPr>
          <w:drawing>
            <wp:inline distT="0" distB="0" distL="0" distR="0" wp14:anchorId="0B61527A" wp14:editId="2FA5D0BD">
              <wp:extent cx="4283413" cy="1999841"/>
              <wp:effectExtent l="0" t="0" r="3175" b="635"/>
              <wp:docPr id="12" name="תמונה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6918" cy="200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31ABA" w:rsidRPr="004C7A6B" w:rsidDel="006430A8">
          <w:rPr>
            <w:rPrChange w:id="922" w:author="Avi" w:date="2014-02-17T21:21:00Z">
              <w:rPr>
                <w:rStyle w:val="Hyperlink"/>
                <w:color w:val="auto"/>
                <w:u w:val="none"/>
              </w:rPr>
            </w:rPrChange>
          </w:rPr>
          <w:br/>
        </w:r>
        <w:r w:rsidR="00570145" w:rsidRPr="004C7A6B" w:rsidDel="006430A8">
          <w:rPr>
            <w:rFonts w:hint="cs"/>
            <w:rtl/>
            <w:rPrChange w:id="92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פתח</w:delText>
        </w:r>
        <w:r w:rsidR="00570145" w:rsidRPr="004C7A6B" w:rsidDel="006430A8">
          <w:rPr>
            <w:rtl/>
            <w:rPrChange w:id="92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2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570145" w:rsidRPr="004C7A6B" w:rsidDel="006430A8">
          <w:rPr>
            <w:rtl/>
            <w:rPrChange w:id="92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2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אקלפיס</w:delText>
        </w:r>
        <w:r w:rsidR="00570145" w:rsidRPr="004C7A6B" w:rsidDel="006430A8">
          <w:rPr>
            <w:rtl/>
            <w:rPrChange w:id="92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2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ויבא</w:delText>
        </w:r>
        <w:r w:rsidR="00570145" w:rsidRPr="004C7A6B" w:rsidDel="006430A8">
          <w:rPr>
            <w:rtl/>
            <w:rPrChange w:id="93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3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570145" w:rsidRPr="004C7A6B" w:rsidDel="006430A8">
          <w:rPr>
            <w:rtl/>
            <w:rPrChange w:id="93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0145" w:rsidRPr="004C7A6B" w:rsidDel="006430A8">
          <w:rPr>
            <w:rFonts w:hint="cs"/>
            <w:rtl/>
            <w:rPrChange w:id="93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הקבצים</w:delText>
        </w:r>
        <w:r w:rsidR="00570145" w:rsidRPr="004C7A6B" w:rsidDel="006430A8">
          <w:rPr>
            <w:rtl/>
            <w:rPrChange w:id="93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570145" w:rsidRPr="004C7A6B" w:rsidDel="006430A8">
          <w:rPr>
            <w:rPrChange w:id="93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File</w:delText>
        </w:r>
        <w:r w:rsidR="00570145" w:rsidRPr="004C7A6B" w:rsidDel="006430A8">
          <w:rPr>
            <w:rtl/>
            <w:rPrChange w:id="93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-&gt; </w:delText>
        </w:r>
        <w:r w:rsidR="00570145" w:rsidRPr="004C7A6B" w:rsidDel="006430A8">
          <w:rPr>
            <w:rPrChange w:id="937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Import</w:delText>
        </w:r>
        <w:r w:rsidR="00586916" w:rsidRPr="004C7A6B" w:rsidDel="006430A8">
          <w:rPr>
            <w:rtl/>
            <w:rPrChange w:id="93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586916" w:rsidRPr="004C7A6B" w:rsidDel="006430A8">
          <w:rPr>
            <w:rFonts w:hint="cs"/>
            <w:rtl/>
            <w:rPrChange w:id="93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בחר</w:delText>
        </w:r>
        <w:r w:rsidR="00586916" w:rsidRPr="004C7A6B" w:rsidDel="006430A8">
          <w:rPr>
            <w:rtl/>
            <w:rPrChange w:id="94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4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לייבא</w:delText>
        </w:r>
        <w:r w:rsidR="00586916" w:rsidRPr="004C7A6B" w:rsidDel="006430A8">
          <w:rPr>
            <w:rtl/>
            <w:rPrChange w:id="94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4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פרויקטים</w:delText>
        </w:r>
        <w:r w:rsidR="00586916" w:rsidRPr="004C7A6B" w:rsidDel="006430A8">
          <w:rPr>
            <w:rtl/>
            <w:rPrChange w:id="94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4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קיימים</w:delText>
        </w:r>
        <w:r w:rsidR="00586916" w:rsidRPr="004C7A6B" w:rsidDel="006430A8">
          <w:rPr>
            <w:rtl/>
            <w:rPrChange w:id="94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4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ובחר</w:delText>
        </w:r>
        <w:r w:rsidR="00586916" w:rsidRPr="004C7A6B" w:rsidDel="006430A8">
          <w:rPr>
            <w:rtl/>
            <w:rPrChange w:id="94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4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586916" w:rsidRPr="004C7A6B" w:rsidDel="006430A8">
          <w:rPr>
            <w:rtl/>
            <w:rPrChange w:id="95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5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ספריית</w:delText>
        </w:r>
        <w:r w:rsidR="00586916" w:rsidRPr="004C7A6B" w:rsidDel="006430A8">
          <w:rPr>
            <w:rtl/>
            <w:rPrChange w:id="95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95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586916" w:rsidRPr="004C7A6B" w:rsidDel="006430A8">
          <w:rPr>
            <w:rtl/>
            <w:rPrChange w:id="95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.</w:delText>
        </w:r>
        <w:bookmarkStart w:id="955" w:name="_Toc380436570"/>
        <w:bookmarkStart w:id="956" w:name="_Toc380436661"/>
        <w:bookmarkStart w:id="957" w:name="_Toc380436753"/>
        <w:bookmarkStart w:id="958" w:name="_Toc380436858"/>
        <w:bookmarkStart w:id="959" w:name="_Toc380436943"/>
        <w:bookmarkStart w:id="960" w:name="_Toc380437028"/>
        <w:bookmarkStart w:id="961" w:name="_Toc380437113"/>
        <w:bookmarkEnd w:id="955"/>
        <w:bookmarkEnd w:id="956"/>
        <w:bookmarkEnd w:id="957"/>
        <w:bookmarkEnd w:id="958"/>
        <w:bookmarkEnd w:id="959"/>
        <w:bookmarkEnd w:id="960"/>
        <w:bookmarkEnd w:id="961"/>
      </w:del>
    </w:p>
    <w:p w:rsidR="003449BF" w:rsidRPr="004C7A6B" w:rsidDel="006430A8" w:rsidRDefault="00586916">
      <w:pPr>
        <w:pStyle w:val="2"/>
        <w:numPr>
          <w:ilvl w:val="0"/>
          <w:numId w:val="11"/>
        </w:numPr>
        <w:bidi/>
        <w:rPr>
          <w:del w:id="962" w:author="Avi" w:date="2014-02-17T21:12:00Z"/>
          <w:rPrChange w:id="963" w:author="Avi" w:date="2014-02-17T21:21:00Z">
            <w:rPr>
              <w:del w:id="964" w:author="Avi" w:date="2014-02-17T21:12:00Z"/>
              <w:rStyle w:val="Hyperlink"/>
              <w:color w:val="auto"/>
              <w:u w:val="none"/>
            </w:rPr>
          </w:rPrChange>
        </w:rPr>
        <w:pPrChange w:id="965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966" w:author="Avi" w:date="2014-02-17T21:12:00Z">
        <w:r w:rsidRPr="004C7A6B" w:rsidDel="006430A8">
          <w:rPr>
            <w:rFonts w:hint="cs"/>
            <w:rtl/>
            <w:rPrChange w:id="96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עריכה</w:delText>
        </w:r>
        <w:r w:rsidR="00571126" w:rsidRPr="004C7A6B" w:rsidDel="006430A8">
          <w:rPr>
            <w:rtl/>
            <w:rPrChange w:id="96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6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באקליפס</w:delText>
        </w:r>
        <w:r w:rsidRPr="004C7A6B" w:rsidDel="006430A8">
          <w:rPr>
            <w:rtl/>
            <w:rPrChange w:id="97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571126" w:rsidRPr="004C7A6B" w:rsidDel="006430A8">
          <w:rPr>
            <w:rFonts w:hint="cs"/>
            <w:rtl/>
            <w:rPrChange w:id="97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מרשימת</w:delText>
        </w:r>
        <w:r w:rsidR="00571126" w:rsidRPr="004C7A6B" w:rsidDel="006430A8">
          <w:rPr>
            <w:rtl/>
            <w:rPrChange w:id="97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7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קבצי</w:delText>
        </w:r>
        <w:r w:rsidR="00571126" w:rsidRPr="004C7A6B" w:rsidDel="006430A8">
          <w:rPr>
            <w:rtl/>
            <w:rPrChange w:id="97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7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הפרויקט</w:delText>
        </w:r>
        <w:r w:rsidR="00571126" w:rsidRPr="004C7A6B" w:rsidDel="006430A8">
          <w:rPr>
            <w:rtl/>
            <w:rPrChange w:id="97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97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פתח</w:delText>
        </w:r>
        <w:r w:rsidRPr="004C7A6B" w:rsidDel="006430A8">
          <w:rPr>
            <w:rtl/>
            <w:rPrChange w:id="97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97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4C7A6B" w:rsidDel="006430A8">
          <w:rPr>
            <w:rtl/>
            <w:rPrChange w:id="98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981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app</w:delText>
        </w:r>
        <w:r w:rsidRPr="004C7A6B" w:rsidDel="006430A8">
          <w:rPr>
            <w:rtl/>
            <w:rPrChange w:id="98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-&gt; </w:delText>
        </w:r>
        <w:r w:rsidRPr="004C7A6B" w:rsidDel="006430A8">
          <w:rPr>
            <w:rPrChange w:id="983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controllers</w:delText>
        </w:r>
        <w:r w:rsidRPr="004C7A6B" w:rsidDel="006430A8">
          <w:rPr>
            <w:rtl/>
            <w:rPrChange w:id="98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-&gt; </w:delText>
        </w:r>
        <w:r w:rsidRPr="004C7A6B" w:rsidDel="006430A8">
          <w:rPr>
            <w:rPrChange w:id="98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MainController.java</w:delText>
        </w:r>
        <w:r w:rsidR="00571126" w:rsidRPr="004C7A6B" w:rsidDel="006430A8">
          <w:rPr>
            <w:rtl/>
            <w:rPrChange w:id="98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8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ושנה</w:delText>
        </w:r>
        <w:r w:rsidR="00571126" w:rsidRPr="004C7A6B" w:rsidDel="006430A8">
          <w:rPr>
            <w:rtl/>
            <w:rPrChange w:id="98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8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571126" w:rsidRPr="004C7A6B" w:rsidDel="006430A8">
          <w:rPr>
            <w:rtl/>
            <w:rPrChange w:id="99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99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המחרוזת</w:delText>
        </w:r>
        <w:r w:rsidRPr="004C7A6B" w:rsidDel="006430A8">
          <w:rPr>
            <w:rtl/>
            <w:rPrChange w:id="99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tl/>
            <w:rPrChange w:id="99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"</w:delText>
        </w:r>
        <w:r w:rsidR="00571126" w:rsidRPr="004C7A6B" w:rsidDel="006430A8">
          <w:rPr>
            <w:rPrChange w:id="994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Hello…</w:delText>
        </w:r>
        <w:r w:rsidR="00571126" w:rsidRPr="004C7A6B" w:rsidDel="006430A8">
          <w:rPr>
            <w:rtl/>
            <w:rPrChange w:id="99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" </w:delText>
        </w:r>
        <w:r w:rsidR="00571126" w:rsidRPr="004C7A6B" w:rsidDel="006430A8">
          <w:rPr>
            <w:rFonts w:hint="cs"/>
            <w:rtl/>
            <w:rPrChange w:id="99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הנשלחת</w:delText>
        </w:r>
        <w:r w:rsidR="00571126" w:rsidRPr="004C7A6B" w:rsidDel="006430A8">
          <w:rPr>
            <w:rtl/>
            <w:rPrChange w:id="99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99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לתצוגה</w:delText>
        </w:r>
        <w:r w:rsidRPr="004C7A6B" w:rsidDel="006430A8">
          <w:rPr>
            <w:rtl/>
            <w:rPrChange w:id="99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4C7A6B" w:rsidDel="006430A8">
          <w:rPr>
            <w:rFonts w:hint="cs"/>
            <w:rtl/>
            <w:rPrChange w:id="100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שמור</w:delText>
        </w:r>
        <w:r w:rsidRPr="004C7A6B" w:rsidDel="006430A8">
          <w:rPr>
            <w:rtl/>
            <w:rPrChange w:id="100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0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ורענן</w:delText>
        </w:r>
        <w:r w:rsidRPr="004C7A6B" w:rsidDel="006430A8">
          <w:rPr>
            <w:rtl/>
            <w:rPrChange w:id="100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0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4C7A6B" w:rsidDel="006430A8">
          <w:rPr>
            <w:rtl/>
            <w:rPrChange w:id="100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0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הדפדפן</w:delText>
        </w:r>
        <w:r w:rsidRPr="004C7A6B" w:rsidDel="006430A8">
          <w:rPr>
            <w:rtl/>
            <w:rPrChange w:id="100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Del="006430A8">
          <w:rPr>
            <w:noProof/>
            <w:rPrChange w:id="1008" w:author="Unknown">
              <w:rPr>
                <w:noProof/>
              </w:rPr>
            </w:rPrChange>
          </w:rPr>
          <w:drawing>
            <wp:inline distT="0" distB="0" distL="0" distR="0" wp14:anchorId="0745B048" wp14:editId="17886548">
              <wp:extent cx="4786009" cy="1725213"/>
              <wp:effectExtent l="0" t="0" r="0" b="8890"/>
              <wp:docPr id="13" name="תמונה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8730" cy="17297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1009" w:name="_Toc380436571"/>
        <w:bookmarkStart w:id="1010" w:name="_Toc380436662"/>
        <w:bookmarkStart w:id="1011" w:name="_Toc380436754"/>
        <w:bookmarkStart w:id="1012" w:name="_Toc380436859"/>
        <w:bookmarkStart w:id="1013" w:name="_Toc380436944"/>
        <w:bookmarkStart w:id="1014" w:name="_Toc380437029"/>
        <w:bookmarkStart w:id="1015" w:name="_Toc380437114"/>
        <w:bookmarkEnd w:id="1009"/>
        <w:bookmarkEnd w:id="1010"/>
        <w:bookmarkEnd w:id="1011"/>
        <w:bookmarkEnd w:id="1012"/>
        <w:bookmarkEnd w:id="1013"/>
        <w:bookmarkEnd w:id="1014"/>
        <w:bookmarkEnd w:id="1015"/>
      </w:del>
    </w:p>
    <w:p w:rsidR="00C91BFF" w:rsidRPr="004C7A6B" w:rsidDel="006430A8" w:rsidRDefault="00C91BFF">
      <w:pPr>
        <w:pStyle w:val="2"/>
        <w:numPr>
          <w:ilvl w:val="0"/>
          <w:numId w:val="11"/>
        </w:numPr>
        <w:bidi/>
        <w:rPr>
          <w:del w:id="1016" w:author="Avi" w:date="2014-02-17T21:12:00Z"/>
          <w:rPrChange w:id="1017" w:author="Avi" w:date="2014-02-17T21:21:00Z">
            <w:rPr>
              <w:del w:id="1018" w:author="Avi" w:date="2014-02-17T21:12:00Z"/>
              <w:rStyle w:val="Hyperlink"/>
              <w:color w:val="auto"/>
              <w:u w:val="none"/>
            </w:rPr>
          </w:rPrChange>
        </w:rPr>
        <w:pPrChange w:id="1019" w:author="Avi" w:date="2014-02-17T21:36:00Z">
          <w:pPr>
            <w:pStyle w:val="a3"/>
            <w:bidi/>
          </w:pPr>
        </w:pPrChange>
      </w:pPr>
      <w:del w:id="1020" w:author="Avi" w:date="2014-02-17T21:12:00Z">
        <w:r w:rsidRPr="004C7A6B" w:rsidDel="006430A8">
          <w:rPr>
            <w:rtl/>
            <w:rPrChange w:id="102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(</w:delText>
        </w:r>
        <w:r w:rsidRPr="004C7A6B" w:rsidDel="006430A8">
          <w:rPr>
            <w:rFonts w:hint="cs"/>
            <w:rtl/>
            <w:rPrChange w:id="102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הערה</w:delText>
        </w:r>
        <w:r w:rsidRPr="004C7A6B" w:rsidDel="006430A8">
          <w:rPr>
            <w:rtl/>
            <w:rPrChange w:id="102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571126" w:rsidRPr="004C7A6B" w:rsidDel="006430A8">
          <w:rPr>
            <w:rFonts w:hint="cs"/>
            <w:rtl/>
            <w:rPrChange w:id="102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תיקון</w:delText>
        </w:r>
        <w:r w:rsidR="00571126" w:rsidRPr="004C7A6B" w:rsidDel="006430A8">
          <w:rPr>
            <w:rtl/>
            <w:rPrChange w:id="102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02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נוסף</w:delText>
        </w:r>
        <w:r w:rsidR="00571126" w:rsidRPr="004C7A6B" w:rsidDel="006430A8">
          <w:rPr>
            <w:rtl/>
            <w:rPrChange w:id="102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2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בשלב</w:delText>
        </w:r>
        <w:r w:rsidRPr="004C7A6B" w:rsidDel="006430A8">
          <w:rPr>
            <w:rtl/>
            <w:rPrChange w:id="102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3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ההפצה</w:delText>
        </w:r>
        <w:r w:rsidRPr="004C7A6B" w:rsidDel="006430A8">
          <w:rPr>
            <w:rtl/>
            <w:rPrChange w:id="103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3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שבהמשך</w:delText>
        </w:r>
        <w:r w:rsidR="00571126" w:rsidRPr="004C7A6B" w:rsidDel="006430A8">
          <w:rPr>
            <w:rtl/>
            <w:rPrChange w:id="103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,</w:delText>
        </w:r>
        <w:r w:rsidRPr="004C7A6B" w:rsidDel="006430A8">
          <w:rPr>
            <w:rtl/>
            <w:rPrChange w:id="103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03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heroku</w:delText>
        </w:r>
        <w:r w:rsidRPr="004C7A6B" w:rsidDel="006430A8">
          <w:rPr>
            <w:rtl/>
            <w:rPrChange w:id="103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3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דיווח</w:delText>
        </w:r>
        <w:r w:rsidRPr="004C7A6B" w:rsidDel="006430A8">
          <w:rPr>
            <w:rtl/>
            <w:rPrChange w:id="103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3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על</w:delText>
        </w:r>
        <w:r w:rsidRPr="004C7A6B" w:rsidDel="006430A8">
          <w:rPr>
            <w:rtl/>
            <w:rPrChange w:id="104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4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שגיאת</w:delText>
        </w:r>
        <w:r w:rsidRPr="004C7A6B" w:rsidDel="006430A8">
          <w:rPr>
            <w:rtl/>
            <w:rPrChange w:id="104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4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קומפילציה</w:delText>
        </w:r>
        <w:r w:rsidRPr="004C7A6B" w:rsidDel="006430A8">
          <w:rPr>
            <w:rtl/>
            <w:rPrChange w:id="104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4C7A6B" w:rsidDel="006430A8">
          <w:rPr>
            <w:rFonts w:hint="cs"/>
            <w:rtl/>
            <w:rPrChange w:id="104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הפתרון</w:delText>
        </w:r>
        <w:r w:rsidRPr="004C7A6B" w:rsidDel="006430A8">
          <w:rPr>
            <w:rtl/>
            <w:rPrChange w:id="104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4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היה</w:delText>
        </w:r>
        <w:r w:rsidRPr="004C7A6B" w:rsidDel="006430A8">
          <w:rPr>
            <w:rtl/>
            <w:rPrChange w:id="104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4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לשים</w:delText>
        </w:r>
        <w:r w:rsidRPr="004C7A6B" w:rsidDel="006430A8">
          <w:rPr>
            <w:rtl/>
            <w:rPrChange w:id="105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5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בהערה</w:delText>
        </w:r>
        <w:r w:rsidRPr="004C7A6B" w:rsidDel="006430A8">
          <w:rPr>
            <w:rtl/>
            <w:rPrChange w:id="105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5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4C7A6B" w:rsidDel="006430A8">
          <w:rPr>
            <w:rtl/>
            <w:rPrChange w:id="105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5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השורה</w:delText>
        </w:r>
        <w:r w:rsidRPr="004C7A6B" w:rsidDel="006430A8">
          <w:rPr>
            <w:rtl/>
            <w:rPrChange w:id="105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057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atmosPlaySettings</w:delText>
        </w:r>
        <w:r w:rsidRPr="004C7A6B" w:rsidDel="006430A8">
          <w:rPr>
            <w:rtl/>
            <w:rPrChange w:id="105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5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בקובץ</w:delText>
        </w:r>
        <w:r w:rsidRPr="004C7A6B" w:rsidDel="006430A8">
          <w:rPr>
            <w:rtl/>
            <w:rPrChange w:id="106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6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הקוניפיגורציה</w:delText>
        </w:r>
        <w:r w:rsidRPr="004C7A6B" w:rsidDel="006430A8">
          <w:rPr>
            <w:rtl/>
            <w:rPrChange w:id="106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063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activator-sbt-atmos-play-shim.sbt</w:delText>
        </w:r>
        <w:r w:rsidRPr="004C7A6B" w:rsidDel="006430A8">
          <w:rPr>
            <w:rtl/>
            <w:rPrChange w:id="106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6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</w:delText>
        </w:r>
        <w:r w:rsidRPr="004C7A6B" w:rsidDel="006430A8">
          <w:rPr>
            <w:rtl/>
            <w:rPrChange w:id="106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"</w:delText>
        </w:r>
        <w:r w:rsidRPr="004C7A6B" w:rsidDel="006430A8">
          <w:rPr>
            <w:rFonts w:hint="cs"/>
            <w:rtl/>
            <w:rPrChange w:id="106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</w:delText>
        </w:r>
        <w:r w:rsidRPr="004C7A6B" w:rsidDel="006430A8">
          <w:rPr>
            <w:rtl/>
            <w:rPrChange w:id="106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6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הוספת</w:delText>
        </w:r>
        <w:r w:rsidRPr="004C7A6B" w:rsidDel="006430A8">
          <w:rPr>
            <w:rtl/>
            <w:rPrChange w:id="107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071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//</w:delText>
        </w:r>
        <w:r w:rsidRPr="004C7A6B" w:rsidDel="006430A8">
          <w:rPr>
            <w:rtl/>
            <w:rPrChange w:id="107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7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בתחילתה</w:delText>
        </w:r>
        <w:r w:rsidRPr="004C7A6B" w:rsidDel="006430A8">
          <w:rPr>
            <w:rtl/>
            <w:rPrChange w:id="107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) </w:delText>
        </w:r>
        <w:bookmarkStart w:id="1075" w:name="_Toc380436572"/>
        <w:bookmarkStart w:id="1076" w:name="_Toc380436663"/>
        <w:bookmarkStart w:id="1077" w:name="_Toc380436755"/>
        <w:bookmarkStart w:id="1078" w:name="_Toc380436860"/>
        <w:bookmarkStart w:id="1079" w:name="_Toc380436945"/>
        <w:bookmarkStart w:id="1080" w:name="_Toc380437030"/>
        <w:bookmarkStart w:id="1081" w:name="_Toc380437115"/>
        <w:bookmarkEnd w:id="1075"/>
        <w:bookmarkEnd w:id="1076"/>
        <w:bookmarkEnd w:id="1077"/>
        <w:bookmarkEnd w:id="1078"/>
        <w:bookmarkEnd w:id="1079"/>
        <w:bookmarkEnd w:id="1080"/>
        <w:bookmarkEnd w:id="1081"/>
      </w:del>
    </w:p>
    <w:p w:rsidR="00B31ABA" w:rsidRPr="004C7A6B" w:rsidDel="006430A8" w:rsidRDefault="00571126">
      <w:pPr>
        <w:pStyle w:val="2"/>
        <w:numPr>
          <w:ilvl w:val="0"/>
          <w:numId w:val="11"/>
        </w:numPr>
        <w:bidi/>
        <w:rPr>
          <w:del w:id="1082" w:author="Avi" w:date="2014-02-17T21:12:00Z"/>
          <w:rPrChange w:id="1083" w:author="Avi" w:date="2014-02-17T21:21:00Z">
            <w:rPr>
              <w:del w:id="1084" w:author="Avi" w:date="2014-02-17T21:12:00Z"/>
              <w:rStyle w:val="Hyperlink"/>
              <w:color w:val="auto"/>
              <w:u w:val="none"/>
            </w:rPr>
          </w:rPrChange>
        </w:rPr>
        <w:pPrChange w:id="1085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1086" w:author="Avi" w:date="2014-02-17T21:12:00Z">
        <w:r w:rsidRPr="004C7A6B" w:rsidDel="006430A8">
          <w:rPr>
            <w:rFonts w:hint="cs"/>
            <w:rtl/>
            <w:rPrChange w:id="108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בקרת</w:delText>
        </w:r>
        <w:r w:rsidRPr="004C7A6B" w:rsidDel="006430A8">
          <w:rPr>
            <w:rtl/>
            <w:rPrChange w:id="108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08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גרסאות</w:delText>
        </w:r>
        <w:r w:rsidRPr="004C7A6B" w:rsidDel="006430A8">
          <w:rPr>
            <w:rtl/>
            <w:rPrChange w:id="109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586916" w:rsidRPr="004C7A6B" w:rsidDel="006430A8">
          <w:rPr>
            <w:rFonts w:hint="cs"/>
            <w:rtl/>
            <w:rPrChange w:id="109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צור</w:delText>
        </w:r>
        <w:r w:rsidR="00586916" w:rsidRPr="004C7A6B" w:rsidDel="006430A8">
          <w:rPr>
            <w:rtl/>
            <w:rPrChange w:id="109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109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מאגר</w:delText>
        </w:r>
        <w:r w:rsidR="00586916" w:rsidRPr="004C7A6B" w:rsidDel="006430A8">
          <w:rPr>
            <w:rtl/>
            <w:rPrChange w:id="109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PrChange w:id="109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git</w:delText>
        </w:r>
        <w:r w:rsidR="00CE6548" w:rsidRPr="004C7A6B" w:rsidDel="006430A8">
          <w:rPr>
            <w:rtl/>
            <w:rPrChange w:id="109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E6548" w:rsidRPr="004C7A6B" w:rsidDel="006430A8">
          <w:rPr>
            <w:rFonts w:hint="cs"/>
            <w:rtl/>
            <w:rPrChange w:id="109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עבור</w:delText>
        </w:r>
        <w:r w:rsidR="00CE6548" w:rsidRPr="004C7A6B" w:rsidDel="006430A8">
          <w:rPr>
            <w:rtl/>
            <w:rPrChange w:id="109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E6548" w:rsidRPr="004C7A6B" w:rsidDel="006430A8">
          <w:rPr>
            <w:rFonts w:hint="cs"/>
            <w:rtl/>
            <w:rPrChange w:id="109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Pr="004C7A6B" w:rsidDel="006430A8">
          <w:rPr>
            <w:rtl/>
            <w:rPrChange w:id="110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0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</w:delText>
        </w:r>
        <w:r w:rsidRPr="004C7A6B" w:rsidDel="006430A8">
          <w:rPr>
            <w:rtl/>
            <w:rPrChange w:id="110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"</w:delText>
        </w:r>
        <w:r w:rsidRPr="004C7A6B" w:rsidDel="006430A8">
          <w:rPr>
            <w:rFonts w:hint="cs"/>
            <w:rtl/>
            <w:rPrChange w:id="110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</w:delText>
        </w:r>
        <w:r w:rsidRPr="004C7A6B" w:rsidDel="006430A8">
          <w:rPr>
            <w:rtl/>
            <w:rPrChange w:id="110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0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פקודות</w:delText>
        </w:r>
        <w:r w:rsidRPr="004C7A6B" w:rsidDel="006430A8">
          <w:rPr>
            <w:rtl/>
            <w:rPrChange w:id="110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0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המעטפת</w:delText>
        </w:r>
        <w:r w:rsidRPr="004C7A6B" w:rsidDel="006430A8">
          <w:rPr>
            <w:rtl/>
            <w:rPrChange w:id="11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0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הבאות</w:delText>
        </w:r>
        <w:r w:rsidRPr="004C7A6B" w:rsidDel="006430A8">
          <w:rPr>
            <w:rtl/>
            <w:rPrChange w:id="111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111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בספרית</w:delText>
        </w:r>
        <w:r w:rsidR="00586916" w:rsidRPr="004C7A6B" w:rsidDel="006430A8">
          <w:rPr>
            <w:rtl/>
            <w:rPrChange w:id="111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86916" w:rsidRPr="004C7A6B" w:rsidDel="006430A8">
          <w:rPr>
            <w:rFonts w:hint="cs"/>
            <w:rtl/>
            <w:rPrChange w:id="111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D2748D" w:rsidRPr="004C7A6B" w:rsidDel="006430A8">
          <w:rPr>
            <w:rtl/>
            <w:rPrChange w:id="111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($ </w:delText>
        </w:r>
        <w:r w:rsidR="00D2748D" w:rsidRPr="004C7A6B" w:rsidDel="006430A8">
          <w:rPr>
            <w:rFonts w:hint="cs"/>
            <w:rtl/>
            <w:rPrChange w:id="111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מציין</w:delText>
        </w:r>
        <w:r w:rsidR="00D2748D" w:rsidRPr="004C7A6B" w:rsidDel="006430A8">
          <w:rPr>
            <w:rtl/>
            <w:rPrChange w:id="111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2748D" w:rsidRPr="004C7A6B" w:rsidDel="006430A8">
          <w:rPr>
            <w:rFonts w:hint="cs"/>
            <w:rtl/>
            <w:rPrChange w:id="111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D2748D" w:rsidRPr="004C7A6B" w:rsidDel="006430A8">
          <w:rPr>
            <w:rtl/>
            <w:rPrChange w:id="111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2748D" w:rsidRPr="004C7A6B" w:rsidDel="006430A8">
          <w:rPr>
            <w:rFonts w:hint="cs"/>
            <w:rtl/>
            <w:rPrChange w:id="111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הפרומפט</w:delText>
        </w:r>
        <w:r w:rsidR="00D2748D" w:rsidRPr="004C7A6B" w:rsidDel="006430A8">
          <w:rPr>
            <w:rtl/>
            <w:rPrChange w:id="112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D2748D" w:rsidRPr="004C7A6B" w:rsidDel="006430A8">
          <w:rPr>
            <w:rFonts w:hint="cs"/>
            <w:rtl/>
            <w:rPrChange w:id="112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לא</w:delText>
        </w:r>
        <w:r w:rsidR="00D2748D" w:rsidRPr="004C7A6B" w:rsidDel="006430A8">
          <w:rPr>
            <w:rtl/>
            <w:rPrChange w:id="112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2748D" w:rsidRPr="004C7A6B" w:rsidDel="006430A8">
          <w:rPr>
            <w:rFonts w:hint="cs"/>
            <w:rtl/>
            <w:rPrChange w:id="112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להקליד</w:delText>
        </w:r>
        <w:r w:rsidR="00D2748D" w:rsidRPr="004C7A6B" w:rsidDel="006430A8">
          <w:rPr>
            <w:rtl/>
            <w:rPrChange w:id="112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  <w:r w:rsidR="00586916" w:rsidRPr="004C7A6B" w:rsidDel="006430A8">
          <w:rPr>
            <w:rtl/>
            <w:rPrChange w:id="112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bookmarkStart w:id="1126" w:name="_Toc380436573"/>
        <w:bookmarkStart w:id="1127" w:name="_Toc380436664"/>
        <w:bookmarkStart w:id="1128" w:name="_Toc380436756"/>
        <w:bookmarkStart w:id="1129" w:name="_Toc380436861"/>
        <w:bookmarkStart w:id="1130" w:name="_Toc380436946"/>
        <w:bookmarkStart w:id="1131" w:name="_Toc380437031"/>
        <w:bookmarkStart w:id="1132" w:name="_Toc380437116"/>
        <w:bookmarkEnd w:id="1126"/>
        <w:bookmarkEnd w:id="1127"/>
        <w:bookmarkEnd w:id="1128"/>
        <w:bookmarkEnd w:id="1129"/>
        <w:bookmarkEnd w:id="1130"/>
        <w:bookmarkEnd w:id="1131"/>
        <w:bookmarkEnd w:id="1132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133" w:author="Avi" w:date="2014-02-17T21:12:00Z"/>
          <w:rPrChange w:id="1134" w:author="Avi" w:date="2014-02-17T21:21:00Z">
            <w:rPr>
              <w:del w:id="1135" w:author="Avi" w:date="2014-02-17T21:12:00Z"/>
              <w:rFonts w:ascii="Courier New" w:eastAsia="Times New Roman" w:hAnsi="Courier New" w:cs="Courier New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136" w:author="Avi" w:date="2014-02-17T21:36:00Z">
          <w:pPr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25" w:lineRule="atLeast"/>
            <w:ind w:left="360"/>
          </w:pPr>
        </w:pPrChange>
      </w:pPr>
      <w:del w:id="1137" w:author="Avi" w:date="2014-02-17T21:12:00Z">
        <w:r w:rsidRPr="004C7A6B" w:rsidDel="006430A8">
          <w:rPr>
            <w:rPrChange w:id="1138" w:author="Avi" w:date="2014-02-17T21:21:00Z">
              <w:rPr>
                <w:rFonts w:ascii="Courier New" w:eastAsia="Times New Roman" w:hAnsi="Courier New" w:cs="Courier New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git init</w:delText>
        </w:r>
        <w:bookmarkStart w:id="1139" w:name="_Toc380436574"/>
        <w:bookmarkStart w:id="1140" w:name="_Toc380436665"/>
        <w:bookmarkStart w:id="1141" w:name="_Toc380436757"/>
        <w:bookmarkStart w:id="1142" w:name="_Toc380436862"/>
        <w:bookmarkStart w:id="1143" w:name="_Toc380436947"/>
        <w:bookmarkStart w:id="1144" w:name="_Toc380437032"/>
        <w:bookmarkStart w:id="1145" w:name="_Toc380437117"/>
        <w:bookmarkEnd w:id="1139"/>
        <w:bookmarkEnd w:id="1140"/>
        <w:bookmarkEnd w:id="1141"/>
        <w:bookmarkEnd w:id="1142"/>
        <w:bookmarkEnd w:id="1143"/>
        <w:bookmarkEnd w:id="1144"/>
        <w:bookmarkEnd w:id="1145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146" w:author="Avi" w:date="2014-02-17T21:12:00Z"/>
          <w:rPrChange w:id="1147" w:author="Avi" w:date="2014-02-17T21:21:00Z">
            <w:rPr>
              <w:del w:id="1148" w:author="Avi" w:date="2014-02-17T21:12:00Z"/>
              <w:rFonts w:ascii="Courier New" w:eastAsia="Times New Roman" w:hAnsi="Courier New" w:cs="Courier New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149" w:author="Avi" w:date="2014-02-17T21:36:00Z">
          <w:pPr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25" w:lineRule="atLeast"/>
            <w:ind w:left="360"/>
          </w:pPr>
        </w:pPrChange>
      </w:pPr>
      <w:del w:id="1150" w:author="Avi" w:date="2014-02-17T21:12:00Z">
        <w:r w:rsidRPr="004C7A6B" w:rsidDel="006430A8">
          <w:rPr>
            <w:rPrChange w:id="1151" w:author="Avi" w:date="2014-02-17T21:21:00Z">
              <w:rPr>
                <w:rFonts w:ascii="Courier New" w:eastAsia="Times New Roman" w:hAnsi="Courier New" w:cs="Courier New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git add .</w:delText>
        </w:r>
        <w:bookmarkStart w:id="1152" w:name="_Toc380436575"/>
        <w:bookmarkStart w:id="1153" w:name="_Toc380436666"/>
        <w:bookmarkStart w:id="1154" w:name="_Toc380436758"/>
        <w:bookmarkStart w:id="1155" w:name="_Toc380436863"/>
        <w:bookmarkStart w:id="1156" w:name="_Toc380436948"/>
        <w:bookmarkStart w:id="1157" w:name="_Toc380437033"/>
        <w:bookmarkStart w:id="1158" w:name="_Toc380437118"/>
        <w:bookmarkEnd w:id="1152"/>
        <w:bookmarkEnd w:id="1153"/>
        <w:bookmarkEnd w:id="1154"/>
        <w:bookmarkEnd w:id="1155"/>
        <w:bookmarkEnd w:id="1156"/>
        <w:bookmarkEnd w:id="1157"/>
        <w:bookmarkEnd w:id="1158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159" w:author="Avi" w:date="2014-02-17T21:12:00Z"/>
          <w:rPrChange w:id="1160" w:author="Avi" w:date="2014-02-17T21:21:00Z">
            <w:rPr>
              <w:del w:id="1161" w:author="Avi" w:date="2014-02-17T21:12:00Z"/>
              <w:rStyle w:val="Hyperlink"/>
              <w:rFonts w:ascii="Courier New" w:eastAsia="Times New Roman" w:hAnsi="Courier New" w:cs="Courier New"/>
              <w:color w:val="333333"/>
              <w:sz w:val="23"/>
              <w:szCs w:val="23"/>
              <w:u w:val="none"/>
            </w:rPr>
          </w:rPrChange>
        </w:rPr>
        <w:pPrChange w:id="1162" w:author="Avi" w:date="2014-02-17T21:36:00Z">
          <w:pPr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25" w:lineRule="atLeast"/>
            <w:ind w:left="360"/>
          </w:pPr>
        </w:pPrChange>
      </w:pPr>
      <w:del w:id="1163" w:author="Avi" w:date="2014-02-17T21:12:00Z">
        <w:r w:rsidRPr="004C7A6B" w:rsidDel="006430A8">
          <w:rPr>
            <w:rPrChange w:id="1164" w:author="Avi" w:date="2014-02-17T21:21:00Z">
              <w:rPr>
                <w:rFonts w:ascii="Courier New" w:eastAsia="Times New Roman" w:hAnsi="Courier New" w:cs="Courier New"/>
                <w:color w:val="000000"/>
                <w:sz w:val="21"/>
                <w:szCs w:val="21"/>
                <w:u w:val="single"/>
                <w:bdr w:val="none" w:sz="0" w:space="0" w:color="auto" w:frame="1"/>
              </w:rPr>
            </w:rPrChange>
          </w:rPr>
          <w:delText>$ git commit -m "init"</w:delText>
        </w:r>
        <w:bookmarkStart w:id="1165" w:name="_Toc380436576"/>
        <w:bookmarkStart w:id="1166" w:name="_Toc380436667"/>
        <w:bookmarkStart w:id="1167" w:name="_Toc380436759"/>
        <w:bookmarkStart w:id="1168" w:name="_Toc380436864"/>
        <w:bookmarkStart w:id="1169" w:name="_Toc380436949"/>
        <w:bookmarkStart w:id="1170" w:name="_Toc380437034"/>
        <w:bookmarkStart w:id="1171" w:name="_Toc380437119"/>
        <w:bookmarkEnd w:id="1165"/>
        <w:bookmarkEnd w:id="1166"/>
        <w:bookmarkEnd w:id="1167"/>
        <w:bookmarkEnd w:id="1168"/>
        <w:bookmarkEnd w:id="1169"/>
        <w:bookmarkEnd w:id="1170"/>
        <w:bookmarkEnd w:id="1171"/>
      </w:del>
    </w:p>
    <w:p w:rsidR="00CE6548" w:rsidRPr="004C7A6B" w:rsidDel="006430A8" w:rsidRDefault="00CE6548">
      <w:pPr>
        <w:pStyle w:val="2"/>
        <w:numPr>
          <w:ilvl w:val="0"/>
          <w:numId w:val="11"/>
        </w:numPr>
        <w:bidi/>
        <w:rPr>
          <w:del w:id="1172" w:author="Avi" w:date="2014-02-17T21:12:00Z"/>
          <w:rPrChange w:id="1173" w:author="Avi" w:date="2014-02-17T21:21:00Z">
            <w:rPr>
              <w:del w:id="1174" w:author="Avi" w:date="2014-02-17T21:12:00Z"/>
              <w:rStyle w:val="Hyperlink"/>
              <w:color w:val="auto"/>
              <w:u w:val="none"/>
            </w:rPr>
          </w:rPrChange>
        </w:rPr>
        <w:pPrChange w:id="1175" w:author="Avi" w:date="2014-02-17T21:36:00Z">
          <w:pPr>
            <w:pStyle w:val="a3"/>
            <w:bidi/>
          </w:pPr>
        </w:pPrChange>
      </w:pPr>
      <w:bookmarkStart w:id="1176" w:name="_Toc380436577"/>
      <w:bookmarkStart w:id="1177" w:name="_Toc380436668"/>
      <w:bookmarkStart w:id="1178" w:name="_Toc380436760"/>
      <w:bookmarkStart w:id="1179" w:name="_Toc380436865"/>
      <w:bookmarkStart w:id="1180" w:name="_Toc380436950"/>
      <w:bookmarkStart w:id="1181" w:name="_Toc380437035"/>
      <w:bookmarkStart w:id="1182" w:name="_Toc380437120"/>
      <w:bookmarkEnd w:id="1176"/>
      <w:bookmarkEnd w:id="1177"/>
      <w:bookmarkEnd w:id="1178"/>
      <w:bookmarkEnd w:id="1179"/>
      <w:bookmarkEnd w:id="1180"/>
      <w:bookmarkEnd w:id="1181"/>
      <w:bookmarkEnd w:id="1182"/>
    </w:p>
    <w:p w:rsidR="00CE6548" w:rsidRPr="004C7A6B" w:rsidDel="006430A8" w:rsidRDefault="00CE6548">
      <w:pPr>
        <w:pStyle w:val="2"/>
        <w:numPr>
          <w:ilvl w:val="0"/>
          <w:numId w:val="11"/>
        </w:numPr>
        <w:bidi/>
        <w:rPr>
          <w:del w:id="1183" w:author="Avi" w:date="2014-02-17T21:12:00Z"/>
          <w:rPrChange w:id="1184" w:author="Avi" w:date="2014-02-17T21:21:00Z">
            <w:rPr>
              <w:del w:id="1185" w:author="Avi" w:date="2014-02-17T21:12:00Z"/>
              <w:rStyle w:val="Hyperlink"/>
              <w:color w:val="auto"/>
              <w:u w:val="none"/>
            </w:rPr>
          </w:rPrChange>
        </w:rPr>
        <w:pPrChange w:id="1186" w:author="Avi" w:date="2014-02-17T21:36:00Z">
          <w:pPr>
            <w:pStyle w:val="a3"/>
            <w:bidi/>
          </w:pPr>
        </w:pPrChange>
      </w:pPr>
      <w:del w:id="1187" w:author="Avi" w:date="2014-02-17T21:12:00Z">
        <w:r w:rsidRPr="004C7A6B" w:rsidDel="006430A8">
          <w:rPr>
            <w:rFonts w:hint="cs"/>
            <w:rtl/>
            <w:rPrChange w:id="118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הערה</w:delText>
        </w:r>
        <w:r w:rsidRPr="004C7A6B" w:rsidDel="006430A8">
          <w:rPr>
            <w:rtl/>
            <w:rPrChange w:id="118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Pr="004C7A6B" w:rsidDel="006430A8">
          <w:rPr>
            <w:rFonts w:hint="cs"/>
            <w:rtl/>
            <w:rPrChange w:id="119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ישנה</w:delText>
        </w:r>
        <w:r w:rsidRPr="004C7A6B" w:rsidDel="006430A8">
          <w:rPr>
            <w:rtl/>
            <w:rPrChange w:id="119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9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אפשרות</w:delText>
        </w:r>
        <w:r w:rsidRPr="004C7A6B" w:rsidDel="006430A8">
          <w:rPr>
            <w:rtl/>
            <w:rPrChange w:id="119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9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חליפית</w:delText>
        </w:r>
        <w:r w:rsidRPr="004C7A6B" w:rsidDel="006430A8">
          <w:rPr>
            <w:rtl/>
            <w:rPrChange w:id="119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9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ליצירת</w:delText>
        </w:r>
        <w:r w:rsidRPr="004C7A6B" w:rsidDel="006430A8">
          <w:rPr>
            <w:rtl/>
            <w:rPrChange w:id="119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19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מאגר</w:delText>
        </w:r>
        <w:r w:rsidRPr="004C7A6B" w:rsidDel="006430A8">
          <w:rPr>
            <w:rtl/>
            <w:rPrChange w:id="119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20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מתוך</w:delText>
        </w:r>
        <w:r w:rsidRPr="004C7A6B" w:rsidDel="006430A8">
          <w:rPr>
            <w:rtl/>
            <w:rPrChange w:id="120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20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סביבת</w:delText>
        </w:r>
        <w:r w:rsidRPr="004C7A6B" w:rsidDel="006430A8">
          <w:rPr>
            <w:rtl/>
            <w:rPrChange w:id="120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20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העבודה</w:delText>
        </w:r>
        <w:r w:rsidRPr="004C7A6B" w:rsidDel="006430A8">
          <w:rPr>
            <w:rtl/>
            <w:rPrChange w:id="120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– </w:delText>
        </w:r>
        <w:r w:rsidRPr="004C7A6B" w:rsidDel="006430A8">
          <w:rPr>
            <w:rFonts w:hint="cs"/>
            <w:rtl/>
            <w:rPrChange w:id="120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ראה</w:delText>
        </w:r>
        <w:r w:rsidRPr="004C7A6B" w:rsidDel="006430A8">
          <w:rPr>
            <w:rtl/>
            <w:rPrChange w:id="120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20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תמונה</w:delText>
        </w:r>
        <w:r w:rsidRPr="004C7A6B" w:rsidDel="006430A8">
          <w:rPr>
            <w:rtl/>
            <w:rPrChange w:id="120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r w:rsidRPr="004C7A6B" w:rsidDel="006430A8">
          <w:rPr>
            <w:rPrChange w:id="1210" w:author="Avi" w:date="2014-02-17T21:21:00Z">
              <w:rPr>
                <w:noProof/>
                <w:color w:val="0563C1" w:themeColor="hyperlink"/>
                <w:u w:val="single"/>
              </w:rPr>
            </w:rPrChange>
          </w:rPr>
          <w:delText xml:space="preserve"> </w:delText>
        </w:r>
        <w:r w:rsidRPr="004C7A6B" w:rsidDel="006430A8">
          <w:rPr>
            <w:noProof/>
            <w:rPrChange w:id="1211" w:author="Avi" w:date="2014-02-17T21:21:00Z">
              <w:rPr>
                <w:noProof/>
                <w:color w:val="0563C1" w:themeColor="hyperlink"/>
                <w:u w:val="single"/>
              </w:rPr>
            </w:rPrChange>
          </w:rPr>
          <w:drawing>
            <wp:inline distT="0" distB="0" distL="0" distR="0" wp14:anchorId="66A22FF1" wp14:editId="77161C42">
              <wp:extent cx="3790993" cy="2918847"/>
              <wp:effectExtent l="19050" t="0" r="0" b="0"/>
              <wp:docPr id="1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/>
                      <a:srcRect l="21847" t="8671" r="14374" b="686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90993" cy="291884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bookmarkStart w:id="1212" w:name="_Toc380436578"/>
        <w:bookmarkStart w:id="1213" w:name="_Toc380436669"/>
        <w:bookmarkStart w:id="1214" w:name="_Toc380436761"/>
        <w:bookmarkStart w:id="1215" w:name="_Toc380436866"/>
        <w:bookmarkStart w:id="1216" w:name="_Toc380436951"/>
        <w:bookmarkStart w:id="1217" w:name="_Toc380437036"/>
        <w:bookmarkStart w:id="1218" w:name="_Toc380437121"/>
        <w:bookmarkEnd w:id="1212"/>
        <w:bookmarkEnd w:id="1213"/>
        <w:bookmarkEnd w:id="1214"/>
        <w:bookmarkEnd w:id="1215"/>
        <w:bookmarkEnd w:id="1216"/>
        <w:bookmarkEnd w:id="1217"/>
        <w:bookmarkEnd w:id="1218"/>
      </w:del>
    </w:p>
    <w:p w:rsidR="00D2748D" w:rsidRPr="004C7A6B" w:rsidDel="006430A8" w:rsidRDefault="00571126">
      <w:pPr>
        <w:pStyle w:val="2"/>
        <w:numPr>
          <w:ilvl w:val="0"/>
          <w:numId w:val="11"/>
        </w:numPr>
        <w:bidi/>
        <w:rPr>
          <w:del w:id="1219" w:author="Avi" w:date="2014-02-17T21:12:00Z"/>
          <w:rPrChange w:id="1220" w:author="Avi" w:date="2014-02-17T21:21:00Z">
            <w:rPr>
              <w:del w:id="1221" w:author="Avi" w:date="2014-02-17T21:12:00Z"/>
              <w:rStyle w:val="Hyperlink"/>
              <w:color w:val="auto"/>
              <w:u w:val="none"/>
            </w:rPr>
          </w:rPrChange>
        </w:rPr>
        <w:pPrChange w:id="1222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del w:id="1223" w:author="Avi" w:date="2014-02-17T21:12:00Z">
        <w:r w:rsidRPr="004C7A6B" w:rsidDel="006430A8">
          <w:rPr>
            <w:rFonts w:hint="cs"/>
            <w:rtl/>
            <w:rPrChange w:id="122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הפצה</w:delText>
        </w:r>
        <w:r w:rsidRPr="004C7A6B" w:rsidDel="006430A8">
          <w:rPr>
            <w:rtl/>
            <w:rPrChange w:id="122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22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לענן</w:delText>
        </w:r>
        <w:r w:rsidRPr="004C7A6B" w:rsidDel="006430A8">
          <w:rPr>
            <w:rtl/>
            <w:rPrChange w:id="122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="00D2748D" w:rsidRPr="004C7A6B" w:rsidDel="006430A8">
          <w:rPr>
            <w:rFonts w:hint="cs"/>
            <w:rtl/>
            <w:rPrChange w:id="122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צור</w:delText>
        </w:r>
        <w:r w:rsidR="00D2748D" w:rsidRPr="004C7A6B" w:rsidDel="006430A8">
          <w:rPr>
            <w:rtl/>
            <w:rPrChange w:id="122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2748D" w:rsidRPr="004C7A6B" w:rsidDel="006430A8">
          <w:rPr>
            <w:rFonts w:hint="cs"/>
            <w:rtl/>
            <w:rPrChange w:id="123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אפליקציה</w:delText>
        </w:r>
        <w:r w:rsidR="00D2748D" w:rsidRPr="004C7A6B" w:rsidDel="006430A8">
          <w:rPr>
            <w:rtl/>
            <w:rPrChange w:id="123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2748D" w:rsidRPr="004C7A6B" w:rsidDel="006430A8">
          <w:rPr>
            <w:rFonts w:hint="cs"/>
            <w:rtl/>
            <w:rPrChange w:id="123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="00D2748D" w:rsidRPr="004C7A6B" w:rsidDel="006430A8">
          <w:rPr>
            <w:rtl/>
            <w:rPrChange w:id="123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- </w:delText>
        </w:r>
        <w:r w:rsidR="00D2748D" w:rsidRPr="004C7A6B" w:rsidDel="006430A8">
          <w:rPr>
            <w:rPrChange w:id="1234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heroku</w:delText>
        </w:r>
        <w:r w:rsidR="00D875B3" w:rsidRPr="004C7A6B" w:rsidDel="006430A8">
          <w:rPr>
            <w:rtl/>
            <w:rPrChange w:id="123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D875B3" w:rsidRPr="004C7A6B" w:rsidDel="006430A8">
          <w:rPr>
            <w:rFonts w:hint="cs"/>
            <w:rtl/>
            <w:rPrChange w:id="123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כאמור</w:delText>
        </w:r>
        <w:r w:rsidR="00D875B3" w:rsidRPr="004C7A6B" w:rsidDel="006430A8">
          <w:rPr>
            <w:rtl/>
            <w:rPrChange w:id="123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3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לעיל</w:delText>
        </w:r>
        <w:r w:rsidR="00D875B3" w:rsidRPr="004C7A6B" w:rsidDel="006430A8">
          <w:rPr>
            <w:rtl/>
            <w:rPrChange w:id="123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260D44" w:rsidRPr="004C7A6B" w:rsidDel="006430A8">
          <w:rPr>
            <w:rFonts w:hint="cs"/>
            <w:rtl/>
            <w:rPrChange w:id="124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גם</w:delText>
        </w:r>
        <w:r w:rsidR="00260D44" w:rsidRPr="004C7A6B" w:rsidDel="006430A8">
          <w:rPr>
            <w:rtl/>
            <w:rPrChange w:id="124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260D44" w:rsidRPr="004C7A6B" w:rsidDel="006430A8">
          <w:rPr>
            <w:rFonts w:hint="cs"/>
            <w:rtl/>
            <w:rPrChange w:id="124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פעולות</w:delText>
        </w:r>
        <w:r w:rsidR="00260D44" w:rsidRPr="004C7A6B" w:rsidDel="006430A8">
          <w:rPr>
            <w:rtl/>
            <w:rPrChange w:id="124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260D44" w:rsidRPr="004C7A6B" w:rsidDel="006430A8">
          <w:rPr>
            <w:rFonts w:hint="cs"/>
            <w:rtl/>
            <w:rPrChange w:id="124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ההפצה</w:delText>
        </w:r>
        <w:r w:rsidR="00260D44" w:rsidRPr="004C7A6B" w:rsidDel="006430A8">
          <w:rPr>
            <w:rtl/>
            <w:rPrChange w:id="124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4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אפשריות</w:delText>
        </w:r>
        <w:r w:rsidR="00D875B3" w:rsidRPr="004C7A6B" w:rsidDel="006430A8">
          <w:rPr>
            <w:rtl/>
            <w:rPrChange w:id="124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4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מתוך</w:delText>
        </w:r>
        <w:r w:rsidR="00D875B3" w:rsidRPr="004C7A6B" w:rsidDel="006430A8">
          <w:rPr>
            <w:rtl/>
            <w:rPrChange w:id="124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5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אקליפס</w:delText>
        </w:r>
        <w:r w:rsidR="00D875B3" w:rsidRPr="004C7A6B" w:rsidDel="006430A8">
          <w:rPr>
            <w:rtl/>
            <w:rPrChange w:id="125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5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אם</w:delText>
        </w:r>
        <w:r w:rsidR="00D875B3" w:rsidRPr="004C7A6B" w:rsidDel="006430A8">
          <w:rPr>
            <w:rtl/>
            <w:rPrChange w:id="125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5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התקנתם</w:delText>
        </w:r>
        <w:r w:rsidR="00D875B3" w:rsidRPr="004C7A6B" w:rsidDel="006430A8">
          <w:rPr>
            <w:rtl/>
            <w:rPrChange w:id="125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5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D875B3" w:rsidRPr="004C7A6B" w:rsidDel="006430A8">
          <w:rPr>
            <w:rtl/>
            <w:rPrChange w:id="12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D875B3" w:rsidRPr="004C7A6B" w:rsidDel="006430A8">
          <w:rPr>
            <w:rFonts w:hint="cs"/>
            <w:rtl/>
            <w:rPrChange w:id="12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התוסף</w:delText>
        </w:r>
        <w:r w:rsidR="00D875B3" w:rsidRPr="004C7A6B" w:rsidDel="006430A8">
          <w:rPr>
            <w:rtl/>
            <w:rPrChange w:id="12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  <w:r w:rsidR="00D2748D" w:rsidRPr="004C7A6B" w:rsidDel="006430A8">
          <w:rPr>
            <w:rtl/>
            <w:rPrChange w:id="126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bookmarkStart w:id="1261" w:name="_Toc380436579"/>
        <w:bookmarkStart w:id="1262" w:name="_Toc380436670"/>
        <w:bookmarkStart w:id="1263" w:name="_Toc380436762"/>
        <w:bookmarkStart w:id="1264" w:name="_Toc380436867"/>
        <w:bookmarkStart w:id="1265" w:name="_Toc380436952"/>
        <w:bookmarkStart w:id="1266" w:name="_Toc380437037"/>
        <w:bookmarkStart w:id="1267" w:name="_Toc380437122"/>
        <w:bookmarkEnd w:id="1261"/>
        <w:bookmarkEnd w:id="1262"/>
        <w:bookmarkEnd w:id="1263"/>
        <w:bookmarkEnd w:id="1264"/>
        <w:bookmarkEnd w:id="1265"/>
        <w:bookmarkEnd w:id="1266"/>
        <w:bookmarkEnd w:id="1267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268" w:author="Avi" w:date="2014-02-17T21:12:00Z"/>
          <w:rPrChange w:id="1269" w:author="Avi" w:date="2014-02-17T21:21:00Z">
            <w:rPr>
              <w:del w:id="1270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271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272" w:author="Avi" w:date="2014-02-17T21:12:00Z">
        <w:r w:rsidRPr="004C7A6B" w:rsidDel="006430A8">
          <w:rPr>
            <w:rPrChange w:id="1273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heroku create</w:delText>
        </w:r>
        <w:bookmarkStart w:id="1274" w:name="_Toc380436580"/>
        <w:bookmarkStart w:id="1275" w:name="_Toc380436671"/>
        <w:bookmarkStart w:id="1276" w:name="_Toc380436763"/>
        <w:bookmarkStart w:id="1277" w:name="_Toc380436868"/>
        <w:bookmarkStart w:id="1278" w:name="_Toc380436953"/>
        <w:bookmarkStart w:id="1279" w:name="_Toc380437038"/>
        <w:bookmarkStart w:id="1280" w:name="_Toc380437123"/>
        <w:bookmarkEnd w:id="1274"/>
        <w:bookmarkEnd w:id="1275"/>
        <w:bookmarkEnd w:id="1276"/>
        <w:bookmarkEnd w:id="1277"/>
        <w:bookmarkEnd w:id="1278"/>
        <w:bookmarkEnd w:id="1279"/>
        <w:bookmarkEnd w:id="1280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281" w:author="Avi" w:date="2014-02-17T21:12:00Z"/>
          <w:rPrChange w:id="1282" w:author="Avi" w:date="2014-02-17T21:21:00Z">
            <w:rPr>
              <w:del w:id="1283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284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285" w:author="Avi" w:date="2014-02-17T21:12:00Z">
        <w:r w:rsidRPr="004C7A6B" w:rsidDel="006430A8">
          <w:rPr>
            <w:rPrChange w:id="1286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delText xml:space="preserve">Creating </w:delText>
        </w:r>
        <w:r w:rsidR="00C91BFF" w:rsidRPr="004C7A6B" w:rsidDel="006430A8">
          <w:rPr>
            <w:rPrChange w:id="1287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infinite-dawn-1951</w:delText>
        </w:r>
        <w:r w:rsidRPr="004C7A6B" w:rsidDel="006430A8">
          <w:rPr>
            <w:rPrChange w:id="1288" w:author="Avi" w:date="2014-02-17T21:21:00Z">
              <w:rPr>
                <w:rStyle w:val="lit"/>
                <w:color w:val="006666"/>
                <w:sz w:val="21"/>
                <w:szCs w:val="21"/>
                <w:bdr w:val="none" w:sz="0" w:space="0" w:color="auto" w:frame="1"/>
              </w:rPr>
            </w:rPrChange>
          </w:rPr>
          <w:delText>... done, stack is cedar</w:delText>
        </w:r>
        <w:bookmarkStart w:id="1289" w:name="_Toc380436581"/>
        <w:bookmarkStart w:id="1290" w:name="_Toc380436672"/>
        <w:bookmarkStart w:id="1291" w:name="_Toc380436764"/>
        <w:bookmarkStart w:id="1292" w:name="_Toc380436869"/>
        <w:bookmarkStart w:id="1293" w:name="_Toc380436954"/>
        <w:bookmarkStart w:id="1294" w:name="_Toc380437039"/>
        <w:bookmarkStart w:id="1295" w:name="_Toc380437124"/>
        <w:bookmarkEnd w:id="1289"/>
        <w:bookmarkEnd w:id="1290"/>
        <w:bookmarkEnd w:id="1291"/>
        <w:bookmarkEnd w:id="1292"/>
        <w:bookmarkEnd w:id="1293"/>
        <w:bookmarkEnd w:id="1294"/>
        <w:bookmarkEnd w:id="1295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296" w:author="Avi" w:date="2014-02-17T21:12:00Z"/>
          <w:rPrChange w:id="1297" w:author="Avi" w:date="2014-02-17T21:21:00Z">
            <w:rPr>
              <w:del w:id="1298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299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300" w:author="Avi" w:date="2014-02-17T21:12:00Z">
        <w:r w:rsidRPr="004C7A6B" w:rsidDel="006430A8">
          <w:rPr>
            <w:rPrChange w:id="1301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http://warm-1289.herokuapp.com/ | git@heroku.com:warm-1289.git</w:delText>
        </w:r>
        <w:bookmarkStart w:id="1302" w:name="_Toc380436582"/>
        <w:bookmarkStart w:id="1303" w:name="_Toc380436673"/>
        <w:bookmarkStart w:id="1304" w:name="_Toc380436765"/>
        <w:bookmarkStart w:id="1305" w:name="_Toc380436870"/>
        <w:bookmarkStart w:id="1306" w:name="_Toc380436955"/>
        <w:bookmarkStart w:id="1307" w:name="_Toc380437040"/>
        <w:bookmarkStart w:id="1308" w:name="_Toc380437125"/>
        <w:bookmarkEnd w:id="1302"/>
        <w:bookmarkEnd w:id="1303"/>
        <w:bookmarkEnd w:id="1304"/>
        <w:bookmarkEnd w:id="1305"/>
        <w:bookmarkEnd w:id="1306"/>
        <w:bookmarkEnd w:id="1307"/>
        <w:bookmarkEnd w:id="1308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309" w:author="Avi" w:date="2014-02-17T21:12:00Z"/>
          <w:rPrChange w:id="1310" w:author="Avi" w:date="2014-02-17T21:21:00Z">
            <w:rPr>
              <w:del w:id="1311" w:author="Avi" w:date="2014-02-17T21:12:00Z"/>
              <w:color w:val="333333"/>
              <w:sz w:val="23"/>
              <w:szCs w:val="23"/>
            </w:rPr>
          </w:rPrChange>
        </w:rPr>
        <w:pPrChange w:id="1312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313" w:author="Avi" w:date="2014-02-17T21:12:00Z">
        <w:r w:rsidRPr="004C7A6B" w:rsidDel="006430A8">
          <w:rPr>
            <w:rPrChange w:id="1314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delText>Git remote heroku added</w:delText>
        </w:r>
        <w:bookmarkStart w:id="1315" w:name="_Toc380436583"/>
        <w:bookmarkStart w:id="1316" w:name="_Toc380436674"/>
        <w:bookmarkStart w:id="1317" w:name="_Toc380436766"/>
        <w:bookmarkStart w:id="1318" w:name="_Toc380436871"/>
        <w:bookmarkStart w:id="1319" w:name="_Toc380436956"/>
        <w:bookmarkStart w:id="1320" w:name="_Toc380437041"/>
        <w:bookmarkStart w:id="1321" w:name="_Toc380437126"/>
        <w:bookmarkEnd w:id="1315"/>
        <w:bookmarkEnd w:id="1316"/>
        <w:bookmarkEnd w:id="1317"/>
        <w:bookmarkEnd w:id="1318"/>
        <w:bookmarkEnd w:id="1319"/>
        <w:bookmarkEnd w:id="1320"/>
        <w:bookmarkEnd w:id="1321"/>
      </w:del>
    </w:p>
    <w:p w:rsidR="00D2748D" w:rsidRPr="004C7A6B" w:rsidDel="006430A8" w:rsidRDefault="00D2748D">
      <w:pPr>
        <w:pStyle w:val="2"/>
        <w:numPr>
          <w:ilvl w:val="0"/>
          <w:numId w:val="11"/>
        </w:numPr>
        <w:bidi/>
        <w:rPr>
          <w:del w:id="1322" w:author="Avi" w:date="2014-02-17T21:12:00Z"/>
          <w:rtl/>
          <w:rPrChange w:id="1323" w:author="Avi" w:date="2014-02-17T21:21:00Z">
            <w:rPr>
              <w:del w:id="1324" w:author="Avi" w:date="2014-02-17T21:12:00Z"/>
              <w:rStyle w:val="Hyperlink"/>
              <w:color w:val="auto"/>
              <w:u w:val="none"/>
              <w:rtl/>
            </w:rPr>
          </w:rPrChange>
        </w:rPr>
        <w:pPrChange w:id="1325" w:author="Avi" w:date="2014-02-17T21:36:00Z">
          <w:pPr>
            <w:pStyle w:val="a3"/>
            <w:bidi/>
          </w:pPr>
        </w:pPrChange>
      </w:pPr>
      <w:del w:id="1326" w:author="Avi" w:date="2014-02-17T21:12:00Z">
        <w:r w:rsidRPr="004C7A6B" w:rsidDel="006430A8">
          <w:rPr>
            <w:rFonts w:hint="cs"/>
            <w:rtl/>
            <w:rPrChange w:id="132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צעד</w:delText>
        </w:r>
        <w:r w:rsidRPr="004C7A6B" w:rsidDel="006430A8">
          <w:rPr>
            <w:rtl/>
            <w:rPrChange w:id="132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2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זה</w:delText>
        </w:r>
        <w:r w:rsidRPr="004C7A6B" w:rsidDel="006430A8">
          <w:rPr>
            <w:rtl/>
            <w:rPrChange w:id="133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3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מאתחל</w:delText>
        </w:r>
        <w:r w:rsidRPr="004C7A6B" w:rsidDel="006430A8">
          <w:rPr>
            <w:rtl/>
            <w:rPrChange w:id="133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3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אפליקציה</w:delText>
        </w:r>
        <w:r w:rsidRPr="004C7A6B" w:rsidDel="006430A8">
          <w:rPr>
            <w:rtl/>
            <w:rPrChange w:id="133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3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בשרות</w:delText>
        </w:r>
        <w:r w:rsidR="001B184D" w:rsidRPr="004C7A6B" w:rsidDel="006430A8">
          <w:rPr>
            <w:rtl/>
            <w:rPrChange w:id="133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1B184D" w:rsidRPr="004C7A6B" w:rsidDel="006430A8">
          <w:rPr>
            <w:rFonts w:hint="cs"/>
            <w:rtl/>
            <w:rPrChange w:id="133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במקרה</w:delText>
        </w:r>
        <w:r w:rsidR="001B184D" w:rsidRPr="004C7A6B" w:rsidDel="006430A8">
          <w:rPr>
            <w:rtl/>
            <w:rPrChange w:id="133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1B184D" w:rsidRPr="004C7A6B" w:rsidDel="006430A8">
          <w:rPr>
            <w:rFonts w:hint="cs"/>
            <w:rtl/>
            <w:rPrChange w:id="133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זה</w:delText>
        </w:r>
        <w:r w:rsidR="001B184D" w:rsidRPr="004C7A6B" w:rsidDel="006430A8">
          <w:rPr>
            <w:rtl/>
            <w:rPrChange w:id="134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1B184D" w:rsidRPr="004C7A6B" w:rsidDel="006430A8">
          <w:rPr>
            <w:rFonts w:hint="cs"/>
            <w:rtl/>
            <w:rPrChange w:id="134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בשם</w:delText>
        </w:r>
        <w:r w:rsidR="001B184D" w:rsidRPr="004C7A6B" w:rsidDel="006430A8">
          <w:rPr>
            <w:rtl/>
            <w:rPrChange w:id="134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PrChange w:id="1343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infinite-dawn-1951</w:delText>
        </w:r>
        <w:r w:rsidR="00C91BFF" w:rsidRPr="004C7A6B" w:rsidDel="006430A8">
          <w:rPr>
            <w:rtl/>
            <w:rPrChange w:id="134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C91BFF" w:rsidRPr="004C7A6B" w:rsidDel="006430A8">
          <w:rPr>
            <w:rFonts w:hint="cs"/>
            <w:rtl/>
            <w:rPrChange w:id="134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</w:delText>
        </w:r>
        <w:r w:rsidR="00C91BFF" w:rsidRPr="004C7A6B" w:rsidDel="006430A8">
          <w:rPr>
            <w:rtl/>
            <w:rPrChange w:id="134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34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גם</w:delText>
        </w:r>
        <w:r w:rsidR="00C91BFF" w:rsidRPr="004C7A6B" w:rsidDel="006430A8">
          <w:rPr>
            <w:rtl/>
            <w:rPrChange w:id="134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34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לתת</w:delText>
        </w:r>
        <w:r w:rsidR="00C91BFF" w:rsidRPr="004C7A6B" w:rsidDel="006430A8">
          <w:rPr>
            <w:rtl/>
            <w:rPrChange w:id="135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35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שם</w:delText>
        </w:r>
        <w:r w:rsidR="00C91BFF" w:rsidRPr="004C7A6B" w:rsidDel="006430A8">
          <w:rPr>
            <w:rtl/>
            <w:rPrChange w:id="135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35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כפרמטר</w:delText>
        </w:r>
        <w:r w:rsidR="001B184D" w:rsidRPr="004C7A6B" w:rsidDel="006430A8">
          <w:rPr>
            <w:rtl/>
            <w:rPrChange w:id="135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  <w:r w:rsidRPr="004C7A6B" w:rsidDel="006430A8">
          <w:rPr>
            <w:rtl/>
            <w:rPrChange w:id="135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4C7A6B" w:rsidDel="006430A8">
          <w:rPr>
            <w:rFonts w:hint="cs"/>
            <w:rtl/>
            <w:rPrChange w:id="135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וגם</w:delText>
        </w:r>
        <w:r w:rsidRPr="004C7A6B" w:rsidDel="006430A8">
          <w:rPr>
            <w:rtl/>
            <w:rPrChange w:id="13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מקשר</w:delText>
        </w:r>
        <w:r w:rsidRPr="004C7A6B" w:rsidDel="006430A8">
          <w:rPr>
            <w:rtl/>
            <w:rPrChange w:id="13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ענף</w:delText>
        </w:r>
        <w:r w:rsidRPr="004C7A6B" w:rsidDel="006430A8">
          <w:rPr>
            <w:rtl/>
            <w:rPrChange w:id="13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362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git</w:delText>
        </w:r>
        <w:r w:rsidRPr="004C7A6B" w:rsidDel="006430A8">
          <w:rPr>
            <w:rtl/>
            <w:rPrChange w:id="13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6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עבור</w:delText>
        </w:r>
        <w:r w:rsidRPr="004C7A6B" w:rsidDel="006430A8">
          <w:rPr>
            <w:rtl/>
            <w:rPrChange w:id="136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6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הפצת</w:delText>
        </w:r>
        <w:r w:rsidRPr="004C7A6B" w:rsidDel="006430A8">
          <w:rPr>
            <w:rtl/>
            <w:rPrChange w:id="136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6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הקוד</w:delText>
        </w:r>
        <w:r w:rsidRPr="004C7A6B" w:rsidDel="006430A8">
          <w:rPr>
            <w:rtl/>
            <w:rPrChange w:id="136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.</w:delText>
        </w:r>
        <w:bookmarkStart w:id="1370" w:name="_Toc380436584"/>
        <w:bookmarkStart w:id="1371" w:name="_Toc380436675"/>
        <w:bookmarkStart w:id="1372" w:name="_Toc380436767"/>
        <w:bookmarkStart w:id="1373" w:name="_Toc380436872"/>
        <w:bookmarkStart w:id="1374" w:name="_Toc380436957"/>
        <w:bookmarkStart w:id="1375" w:name="_Toc380437042"/>
        <w:bookmarkStart w:id="1376" w:name="_Toc380437127"/>
        <w:bookmarkEnd w:id="1370"/>
        <w:bookmarkEnd w:id="1371"/>
        <w:bookmarkEnd w:id="1372"/>
        <w:bookmarkEnd w:id="1373"/>
        <w:bookmarkEnd w:id="1374"/>
        <w:bookmarkEnd w:id="1375"/>
        <w:bookmarkEnd w:id="1376"/>
      </w:del>
    </w:p>
    <w:p w:rsidR="0019237F" w:rsidRPr="004C7A6B" w:rsidDel="006430A8" w:rsidRDefault="00571126">
      <w:pPr>
        <w:pStyle w:val="2"/>
        <w:numPr>
          <w:ilvl w:val="0"/>
          <w:numId w:val="11"/>
        </w:numPr>
        <w:bidi/>
        <w:rPr>
          <w:del w:id="1377" w:author="Avi" w:date="2014-02-17T21:12:00Z"/>
          <w:rPrChange w:id="1378" w:author="Avi" w:date="2014-02-17T21:21:00Z">
            <w:rPr>
              <w:del w:id="1379" w:author="Avi" w:date="2014-02-17T21:12:00Z"/>
              <w:rStyle w:val="Hyperlink"/>
              <w:color w:val="auto"/>
              <w:u w:val="none"/>
            </w:rPr>
          </w:rPrChange>
        </w:rPr>
        <w:pPrChange w:id="1380" w:author="Avi" w:date="2014-02-17T21:36:00Z">
          <w:pPr>
            <w:pStyle w:val="a3"/>
            <w:bidi/>
          </w:pPr>
        </w:pPrChange>
      </w:pPr>
      <w:del w:id="1381" w:author="Avi" w:date="2014-02-17T21:12:00Z">
        <w:r w:rsidRPr="004C7A6B" w:rsidDel="006430A8">
          <w:rPr>
            <w:rFonts w:hint="cs"/>
            <w:rtl/>
            <w:rPrChange w:id="138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יצירת</w:delText>
        </w:r>
        <w:r w:rsidRPr="004C7A6B" w:rsidDel="006430A8">
          <w:rPr>
            <w:rtl/>
            <w:rPrChange w:id="138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8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והעלאת</w:delText>
        </w:r>
        <w:r w:rsidRPr="004C7A6B" w:rsidDel="006430A8">
          <w:rPr>
            <w:rtl/>
            <w:rPrChange w:id="138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8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מפתחות</w:delText>
        </w:r>
        <w:r w:rsidRPr="004C7A6B" w:rsidDel="006430A8">
          <w:rPr>
            <w:rtl/>
            <w:rPrChange w:id="138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8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הצפנה</w:delText>
        </w:r>
      </w:del>
      <w:del w:id="1389" w:author="Avi" w:date="2014-02-14T11:28:00Z">
        <w:r w:rsidRPr="004C7A6B" w:rsidDel="0019237F">
          <w:rPr>
            <w:rtl/>
            <w:rPrChange w:id="139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</w:del>
      <w:del w:id="1391" w:author="Avi" w:date="2014-02-17T21:12:00Z">
        <w:r w:rsidRPr="004C7A6B" w:rsidDel="006430A8">
          <w:rPr>
            <w:rFonts w:hint="cs"/>
            <w:rtl/>
            <w:rPrChange w:id="139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צעדים</w:delText>
        </w:r>
        <w:r w:rsidRPr="004C7A6B" w:rsidDel="006430A8">
          <w:rPr>
            <w:rtl/>
            <w:rPrChange w:id="139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9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אלו</w:delText>
        </w:r>
        <w:r w:rsidRPr="004C7A6B" w:rsidDel="006430A8">
          <w:rPr>
            <w:rtl/>
            <w:rPrChange w:id="139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9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נצרכים</w:delText>
        </w:r>
        <w:r w:rsidRPr="004C7A6B" w:rsidDel="006430A8">
          <w:rPr>
            <w:rtl/>
            <w:rPrChange w:id="139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39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פעם</w:delText>
        </w:r>
        <w:r w:rsidRPr="004C7A6B" w:rsidDel="006430A8">
          <w:rPr>
            <w:rtl/>
            <w:rPrChange w:id="139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0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אחת</w:delText>
        </w:r>
        <w:r w:rsidRPr="004C7A6B" w:rsidDel="006430A8">
          <w:rPr>
            <w:rtl/>
            <w:rPrChange w:id="140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0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בכל</w:delText>
        </w:r>
        <w:r w:rsidRPr="004C7A6B" w:rsidDel="006430A8">
          <w:rPr>
            <w:rtl/>
            <w:rPrChange w:id="140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0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מחשב</w:delText>
        </w:r>
        <w:r w:rsidRPr="004C7A6B" w:rsidDel="006430A8">
          <w:rPr>
            <w:rtl/>
            <w:rPrChange w:id="140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. </w:delText>
        </w:r>
        <w:r w:rsidRPr="004C7A6B" w:rsidDel="006430A8">
          <w:rPr>
            <w:rFonts w:hint="cs"/>
            <w:rtl/>
            <w:rPrChange w:id="140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</w:delText>
        </w:r>
        <w:r w:rsidRPr="004C7A6B" w:rsidDel="006430A8">
          <w:rPr>
            <w:rtl/>
            <w:rPrChange w:id="140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0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גם</w:delText>
        </w:r>
        <w:r w:rsidRPr="004C7A6B" w:rsidDel="006430A8">
          <w:rPr>
            <w:rtl/>
            <w:rPrChange w:id="140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1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להשתמש</w:delText>
        </w:r>
        <w:r w:rsidRPr="004C7A6B" w:rsidDel="006430A8">
          <w:rPr>
            <w:rtl/>
            <w:rPrChange w:id="141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1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במפתחות</w:delText>
        </w:r>
        <w:r w:rsidRPr="004C7A6B" w:rsidDel="006430A8">
          <w:rPr>
            <w:rtl/>
            <w:rPrChange w:id="141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1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שכבר</w:delText>
        </w:r>
        <w:r w:rsidRPr="004C7A6B" w:rsidDel="006430A8">
          <w:rPr>
            <w:rtl/>
            <w:rPrChange w:id="141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1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יש</w:delText>
        </w:r>
        <w:r w:rsidRPr="004C7A6B" w:rsidDel="006430A8">
          <w:rPr>
            <w:rtl/>
            <w:rPrChange w:id="141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1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לכם</w:delText>
        </w:r>
        <w:r w:rsidRPr="004C7A6B" w:rsidDel="006430A8">
          <w:rPr>
            <w:rtl/>
            <w:rPrChange w:id="141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2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בהנחה</w:delText>
        </w:r>
        <w:r w:rsidRPr="004C7A6B" w:rsidDel="006430A8">
          <w:rPr>
            <w:rtl/>
            <w:rPrChange w:id="142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2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שהעברתם</w:delText>
        </w:r>
        <w:r w:rsidRPr="004C7A6B" w:rsidDel="006430A8">
          <w:rPr>
            <w:rtl/>
            <w:rPrChange w:id="142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2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אותם</w:delText>
        </w:r>
        <w:r w:rsidRPr="004C7A6B" w:rsidDel="006430A8">
          <w:rPr>
            <w:rtl/>
            <w:rPrChange w:id="142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2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לתיקיית</w:delText>
        </w:r>
        <w:r w:rsidRPr="004C7A6B" w:rsidDel="006430A8">
          <w:rPr>
            <w:rtl/>
            <w:rPrChange w:id="142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PrChange w:id="1428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.ssh</w:delText>
        </w:r>
        <w:r w:rsidRPr="004C7A6B" w:rsidDel="006430A8">
          <w:rPr>
            <w:rtl/>
            <w:rPrChange w:id="142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3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בפרופיל</w:delText>
        </w:r>
        <w:r w:rsidRPr="004C7A6B" w:rsidDel="006430A8">
          <w:rPr>
            <w:rtl/>
            <w:rPrChange w:id="143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3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המשתמש</w:delText>
        </w:r>
        <w:r w:rsidRPr="004C7A6B" w:rsidDel="006430A8">
          <w:rPr>
            <w:rtl/>
            <w:rPrChange w:id="143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.  </w:delText>
        </w:r>
        <w:r w:rsidRPr="004C7A6B" w:rsidDel="006430A8">
          <w:rPr>
            <w:rFonts w:hint="cs"/>
            <w:rtl/>
            <w:rPrChange w:id="143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שים</w:delText>
        </w:r>
        <w:r w:rsidRPr="004C7A6B" w:rsidDel="006430A8">
          <w:rPr>
            <w:rtl/>
            <w:rPrChange w:id="143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3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לב</w:delText>
        </w:r>
        <w:r w:rsidRPr="004C7A6B" w:rsidDel="006430A8">
          <w:rPr>
            <w:rtl/>
            <w:rPrChange w:id="143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3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לשמות</w:delText>
        </w:r>
        <w:r w:rsidRPr="004C7A6B" w:rsidDel="006430A8">
          <w:rPr>
            <w:rtl/>
            <w:rPrChange w:id="143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4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התיקיות</w:delText>
        </w:r>
        <w:r w:rsidRPr="004C7A6B" w:rsidDel="006430A8">
          <w:rPr>
            <w:rtl/>
            <w:rPrChange w:id="144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4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המתאימים</w:delText>
        </w:r>
        <w:r w:rsidRPr="004C7A6B" w:rsidDel="006430A8">
          <w:rPr>
            <w:rtl/>
            <w:rPrChange w:id="144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4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במקום</w:delText>
        </w:r>
        <w:r w:rsidRPr="004C7A6B" w:rsidDel="006430A8">
          <w:rPr>
            <w:rtl/>
            <w:rPrChange w:id="144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4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מה</w:delText>
        </w:r>
        <w:r w:rsidRPr="004C7A6B" w:rsidDel="006430A8">
          <w:rPr>
            <w:rtl/>
            <w:rPrChange w:id="144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4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שב</w:delText>
        </w:r>
        <w:r w:rsidRPr="004C7A6B" w:rsidDel="006430A8">
          <w:rPr>
            <w:rtl/>
            <w:rPrChange w:id="144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&lt;</w:delText>
        </w:r>
        <w:r w:rsidRPr="004C7A6B" w:rsidDel="006430A8">
          <w:rPr>
            <w:rFonts w:hint="cs"/>
            <w:rtl/>
            <w:rPrChange w:id="145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סוגריים</w:delText>
        </w:r>
        <w:r w:rsidRPr="004C7A6B" w:rsidDel="006430A8">
          <w:rPr>
            <w:rtl/>
            <w:rPrChange w:id="145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&gt;. </w:delText>
        </w:r>
        <w:r w:rsidRPr="004C7A6B" w:rsidDel="006430A8">
          <w:rPr>
            <w:rFonts w:hint="cs"/>
            <w:rtl/>
            <w:rPrChange w:id="145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תתבקש</w:delText>
        </w:r>
        <w:r w:rsidRPr="004C7A6B" w:rsidDel="006430A8">
          <w:rPr>
            <w:rtl/>
            <w:rPrChange w:id="145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5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גם</w:delText>
        </w:r>
        <w:r w:rsidRPr="004C7A6B" w:rsidDel="006430A8">
          <w:rPr>
            <w:rtl/>
            <w:rPrChange w:id="145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5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להכניס</w:delText>
        </w:r>
        <w:r w:rsidRPr="004C7A6B" w:rsidDel="006430A8">
          <w:rPr>
            <w:rtl/>
            <w:rPrChange w:id="14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סיסמא</w:delText>
        </w:r>
        <w:r w:rsidRPr="004C7A6B" w:rsidDel="006430A8">
          <w:rPr>
            <w:rtl/>
            <w:rPrChange w:id="14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עבור</w:delText>
        </w:r>
        <w:r w:rsidRPr="004C7A6B" w:rsidDel="006430A8">
          <w:rPr>
            <w:rtl/>
            <w:rPrChange w:id="14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6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המפתח</w:delText>
        </w:r>
        <w:r w:rsidRPr="004C7A6B" w:rsidDel="006430A8">
          <w:rPr>
            <w:rtl/>
            <w:rPrChange w:id="14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4C7A6B" w:rsidDel="006430A8">
          <w:rPr>
            <w:rFonts w:hint="cs"/>
            <w:rtl/>
            <w:rPrChange w:id="146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בחר</w:delText>
        </w:r>
        <w:r w:rsidRPr="004C7A6B" w:rsidDel="006430A8">
          <w:rPr>
            <w:rtl/>
            <w:rPrChange w:id="146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6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משהו</w:delText>
        </w:r>
        <w:r w:rsidRPr="004C7A6B" w:rsidDel="006430A8">
          <w:rPr>
            <w:rtl/>
            <w:rPrChange w:id="146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6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שתוכל</w:delText>
        </w:r>
        <w:r w:rsidRPr="004C7A6B" w:rsidDel="006430A8">
          <w:rPr>
            <w:rtl/>
            <w:rPrChange w:id="146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7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לזכור</w:delText>
        </w:r>
        <w:r w:rsidRPr="004C7A6B" w:rsidDel="006430A8">
          <w:rPr>
            <w:rtl/>
            <w:rPrChange w:id="147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7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בכל</w:delText>
        </w:r>
        <w:r w:rsidRPr="004C7A6B" w:rsidDel="006430A8">
          <w:rPr>
            <w:rtl/>
            <w:rPrChange w:id="147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7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שימוש</w:delText>
        </w:r>
        <w:r w:rsidRPr="004C7A6B" w:rsidDel="006430A8">
          <w:rPr>
            <w:rtl/>
            <w:rPrChange w:id="147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7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עתידי</w:delText>
        </w:r>
        <w:r w:rsidRPr="004C7A6B" w:rsidDel="006430A8">
          <w:rPr>
            <w:rtl/>
            <w:rPrChange w:id="147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47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במפתח</w:delText>
        </w:r>
        <w:r w:rsidRPr="004C7A6B" w:rsidDel="006430A8">
          <w:rPr>
            <w:rtl/>
            <w:rPrChange w:id="147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bookmarkStart w:id="1480" w:name="_Toc380436585"/>
        <w:bookmarkStart w:id="1481" w:name="_Toc380436676"/>
        <w:bookmarkStart w:id="1482" w:name="_Toc380436768"/>
        <w:bookmarkStart w:id="1483" w:name="_Toc380436873"/>
        <w:bookmarkStart w:id="1484" w:name="_Toc380436958"/>
        <w:bookmarkStart w:id="1485" w:name="_Toc380437043"/>
        <w:bookmarkStart w:id="1486" w:name="_Toc380437128"/>
        <w:bookmarkEnd w:id="1480"/>
        <w:bookmarkEnd w:id="1481"/>
        <w:bookmarkEnd w:id="1482"/>
        <w:bookmarkEnd w:id="1483"/>
        <w:bookmarkEnd w:id="1484"/>
        <w:bookmarkEnd w:id="1485"/>
        <w:bookmarkEnd w:id="1486"/>
      </w:del>
    </w:p>
    <w:p w:rsidR="001B184D" w:rsidRPr="004C7A6B" w:rsidDel="006430A8" w:rsidRDefault="001B184D">
      <w:pPr>
        <w:pStyle w:val="2"/>
        <w:numPr>
          <w:ilvl w:val="0"/>
          <w:numId w:val="11"/>
        </w:numPr>
        <w:bidi/>
        <w:rPr>
          <w:del w:id="1487" w:author="Avi" w:date="2014-02-17T21:12:00Z"/>
          <w:rPrChange w:id="1488" w:author="Avi" w:date="2014-02-17T21:21:00Z">
            <w:rPr>
              <w:del w:id="1489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490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491" w:author="Avi" w:date="2014-02-17T21:12:00Z">
        <w:r w:rsidRPr="004C7A6B" w:rsidDel="006430A8">
          <w:rPr>
            <w:rPrChange w:id="1492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heroku login</w:delText>
        </w:r>
        <w:bookmarkStart w:id="1493" w:name="_Toc380436586"/>
        <w:bookmarkStart w:id="1494" w:name="_Toc380436677"/>
        <w:bookmarkStart w:id="1495" w:name="_Toc380436769"/>
        <w:bookmarkStart w:id="1496" w:name="_Toc380436874"/>
        <w:bookmarkStart w:id="1497" w:name="_Toc380436959"/>
        <w:bookmarkStart w:id="1498" w:name="_Toc380437044"/>
        <w:bookmarkStart w:id="1499" w:name="_Toc380437129"/>
        <w:bookmarkEnd w:id="1493"/>
        <w:bookmarkEnd w:id="1494"/>
        <w:bookmarkEnd w:id="1495"/>
        <w:bookmarkEnd w:id="1496"/>
        <w:bookmarkEnd w:id="1497"/>
        <w:bookmarkEnd w:id="1498"/>
        <w:bookmarkEnd w:id="1499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500" w:author="Avi" w:date="2014-02-17T21:12:00Z"/>
          <w:rPrChange w:id="1501" w:author="Avi" w:date="2014-02-17T21:21:00Z">
            <w:rPr>
              <w:del w:id="1502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503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504" w:author="Avi" w:date="2014-02-17T21:12:00Z">
        <w:r w:rsidRPr="004C7A6B" w:rsidDel="006430A8">
          <w:rPr>
            <w:rPrChange w:id="1505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cd C:\Users\&lt;user&gt;\.ssh</w:delText>
        </w:r>
        <w:bookmarkStart w:id="1506" w:name="_Toc380436587"/>
        <w:bookmarkStart w:id="1507" w:name="_Toc380436678"/>
        <w:bookmarkStart w:id="1508" w:name="_Toc380436770"/>
        <w:bookmarkStart w:id="1509" w:name="_Toc380436875"/>
        <w:bookmarkStart w:id="1510" w:name="_Toc380436960"/>
        <w:bookmarkStart w:id="1511" w:name="_Toc380437045"/>
        <w:bookmarkStart w:id="1512" w:name="_Toc380437130"/>
        <w:bookmarkEnd w:id="1506"/>
        <w:bookmarkEnd w:id="1507"/>
        <w:bookmarkEnd w:id="1508"/>
        <w:bookmarkEnd w:id="1509"/>
        <w:bookmarkEnd w:id="1510"/>
        <w:bookmarkEnd w:id="1511"/>
        <w:bookmarkEnd w:id="1512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513" w:author="Avi" w:date="2014-02-17T21:12:00Z"/>
          <w:rPrChange w:id="1514" w:author="Avi" w:date="2014-02-17T21:21:00Z">
            <w:rPr>
              <w:del w:id="1515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516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517" w:author="Avi" w:date="2014-02-17T21:12:00Z">
        <w:r w:rsidRPr="004C7A6B" w:rsidDel="006430A8">
          <w:rPr>
            <w:rPrChange w:id="1518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ssh-keygen -t rsa -f id_rsa</w:delText>
        </w:r>
        <w:bookmarkStart w:id="1519" w:name="_Toc380436588"/>
        <w:bookmarkStart w:id="1520" w:name="_Toc380436679"/>
        <w:bookmarkStart w:id="1521" w:name="_Toc380436771"/>
        <w:bookmarkStart w:id="1522" w:name="_Toc380436876"/>
        <w:bookmarkStart w:id="1523" w:name="_Toc380436961"/>
        <w:bookmarkStart w:id="1524" w:name="_Toc380437046"/>
        <w:bookmarkStart w:id="1525" w:name="_Toc380437131"/>
        <w:bookmarkEnd w:id="1519"/>
        <w:bookmarkEnd w:id="1520"/>
        <w:bookmarkEnd w:id="1521"/>
        <w:bookmarkEnd w:id="1522"/>
        <w:bookmarkEnd w:id="1523"/>
        <w:bookmarkEnd w:id="1524"/>
        <w:bookmarkEnd w:id="1525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526" w:author="Avi" w:date="2014-02-17T21:12:00Z"/>
          <w:rPrChange w:id="1527" w:author="Avi" w:date="2014-02-17T21:21:00Z">
            <w:rPr>
              <w:del w:id="1528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529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530" w:author="Avi" w:date="2014-02-17T21:12:00Z">
        <w:r w:rsidRPr="004C7A6B" w:rsidDel="006430A8">
          <w:rPr>
            <w:rPrChange w:id="1531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tab/>
          <w:delText>Enter passphrase...</w:delText>
        </w:r>
        <w:bookmarkStart w:id="1532" w:name="_Toc380436589"/>
        <w:bookmarkStart w:id="1533" w:name="_Toc380436680"/>
        <w:bookmarkStart w:id="1534" w:name="_Toc380436772"/>
        <w:bookmarkStart w:id="1535" w:name="_Toc380436877"/>
        <w:bookmarkStart w:id="1536" w:name="_Toc380436962"/>
        <w:bookmarkStart w:id="1537" w:name="_Toc380437047"/>
        <w:bookmarkStart w:id="1538" w:name="_Toc380437132"/>
        <w:bookmarkEnd w:id="1532"/>
        <w:bookmarkEnd w:id="1533"/>
        <w:bookmarkEnd w:id="1534"/>
        <w:bookmarkEnd w:id="1535"/>
        <w:bookmarkEnd w:id="1536"/>
        <w:bookmarkEnd w:id="1537"/>
        <w:bookmarkEnd w:id="1538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539" w:author="Avi" w:date="2014-02-17T21:12:00Z"/>
          <w:rPrChange w:id="1540" w:author="Avi" w:date="2014-02-17T21:21:00Z">
            <w:rPr>
              <w:del w:id="1541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542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543" w:author="Avi" w:date="2014-02-17T21:12:00Z">
        <w:r w:rsidRPr="004C7A6B" w:rsidDel="006430A8">
          <w:rPr>
            <w:rPrChange w:id="1544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heroku keys:add id</w:delText>
        </w:r>
        <w:r w:rsidR="001B184D" w:rsidRPr="004C7A6B" w:rsidDel="006430A8">
          <w:rPr>
            <w:rPrChange w:id="1545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_rsa.pub</w:delText>
        </w:r>
        <w:r w:rsidR="001B184D" w:rsidRPr="004C7A6B" w:rsidDel="006430A8">
          <w:rPr>
            <w:rPrChange w:id="1546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br/>
        </w:r>
        <w:r w:rsidRPr="004C7A6B" w:rsidDel="006430A8">
          <w:rPr>
            <w:rPrChange w:id="1547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cd &lt;back to app dir&gt;</w:delText>
        </w:r>
        <w:bookmarkStart w:id="1548" w:name="_Toc380436590"/>
        <w:bookmarkStart w:id="1549" w:name="_Toc380436681"/>
        <w:bookmarkStart w:id="1550" w:name="_Toc380436773"/>
        <w:bookmarkStart w:id="1551" w:name="_Toc380436878"/>
        <w:bookmarkStart w:id="1552" w:name="_Toc380436963"/>
        <w:bookmarkStart w:id="1553" w:name="_Toc380437048"/>
        <w:bookmarkStart w:id="1554" w:name="_Toc380437133"/>
        <w:bookmarkEnd w:id="1548"/>
        <w:bookmarkEnd w:id="1549"/>
        <w:bookmarkEnd w:id="1550"/>
        <w:bookmarkEnd w:id="1551"/>
        <w:bookmarkEnd w:id="1552"/>
        <w:bookmarkEnd w:id="1553"/>
        <w:bookmarkEnd w:id="1554"/>
      </w:del>
    </w:p>
    <w:p w:rsidR="00571126" w:rsidRPr="004C7A6B" w:rsidDel="006430A8" w:rsidRDefault="00ED2E35">
      <w:pPr>
        <w:pStyle w:val="2"/>
        <w:numPr>
          <w:ilvl w:val="0"/>
          <w:numId w:val="11"/>
        </w:numPr>
        <w:bidi/>
        <w:rPr>
          <w:del w:id="1555" w:author="Avi" w:date="2014-02-17T21:12:00Z"/>
          <w:rtl/>
          <w:rPrChange w:id="1556" w:author="Avi" w:date="2014-02-17T21:21:00Z">
            <w:rPr>
              <w:del w:id="1557" w:author="Avi" w:date="2014-02-17T21:12:00Z"/>
              <w:rStyle w:val="pln"/>
              <w:rFonts w:ascii="Courier New" w:eastAsiaTheme="majorEastAsia" w:hAnsi="Courier New" w:cs="Courier New"/>
              <w:color w:val="000000"/>
              <w:sz w:val="21"/>
              <w:szCs w:val="21"/>
              <w:bdr w:val="none" w:sz="0" w:space="0" w:color="auto" w:frame="1"/>
              <w:rtl/>
            </w:rPr>
          </w:rPrChange>
        </w:rPr>
        <w:pPrChange w:id="1558" w:author="Avi" w:date="2014-02-17T21:36:00Z">
          <w:pPr>
            <w:pStyle w:val="a3"/>
            <w:bidi/>
          </w:pPr>
        </w:pPrChange>
      </w:pPr>
      <w:del w:id="1559" w:author="Avi" w:date="2014-02-17T21:12:00Z">
        <w:r w:rsidRPr="004C7A6B" w:rsidDel="006430A8">
          <w:rPr>
            <w:rFonts w:hint="cs"/>
            <w:rtl/>
            <w:rPrChange w:id="15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הערה</w:delText>
        </w:r>
        <w:r w:rsidRPr="004C7A6B" w:rsidDel="006430A8">
          <w:rPr>
            <w:rtl/>
            <w:rPrChange w:id="15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: </w:delText>
        </w:r>
        <w:r w:rsidRPr="004C7A6B" w:rsidDel="006430A8">
          <w:rPr>
            <w:rFonts w:hint="cs"/>
            <w:rtl/>
            <w:rPrChange w:id="156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כל</w:delText>
        </w:r>
        <w:r w:rsidRPr="004C7A6B" w:rsidDel="006430A8">
          <w:rPr>
            <w:rtl/>
            <w:rPrChange w:id="15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6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נושא</w:delText>
        </w:r>
        <w:r w:rsidRPr="004C7A6B" w:rsidDel="006430A8">
          <w:rPr>
            <w:rtl/>
            <w:rPrChange w:id="156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6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המפתחות</w:delText>
        </w:r>
        <w:r w:rsidRPr="004C7A6B" w:rsidDel="006430A8">
          <w:rPr>
            <w:rtl/>
            <w:rPrChange w:id="156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6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מצריך</w:delText>
        </w:r>
        <w:r w:rsidRPr="004C7A6B" w:rsidDel="006430A8">
          <w:rPr>
            <w:rtl/>
            <w:rPrChange w:id="156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7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לימוד</w:delText>
        </w:r>
        <w:r w:rsidRPr="004C7A6B" w:rsidDel="006430A8">
          <w:rPr>
            <w:rtl/>
            <w:rPrChange w:id="157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4C7A6B" w:rsidDel="006430A8">
          <w:rPr>
            <w:rFonts w:hint="cs"/>
            <w:rtl/>
            <w:rPrChange w:id="157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עזרה</w:delText>
        </w:r>
        <w:r w:rsidRPr="004C7A6B" w:rsidDel="006430A8">
          <w:rPr>
            <w:rtl/>
            <w:rPrChange w:id="157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7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</w:delText>
        </w:r>
        <w:r w:rsidRPr="004C7A6B" w:rsidDel="006430A8">
          <w:rPr>
            <w:rtl/>
            <w:rPrChange w:id="157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7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למצוא</w:delText>
        </w:r>
        <w:r w:rsidRPr="004C7A6B" w:rsidDel="006430A8">
          <w:rPr>
            <w:rtl/>
            <w:rPrChange w:id="157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57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למשל</w:delText>
        </w:r>
        <w:r w:rsidR="00571126" w:rsidRPr="004C7A6B" w:rsidDel="006430A8">
          <w:rPr>
            <w:rtl/>
            <w:rPrChange w:id="157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A44A6" w:rsidRPr="004C7A6B" w:rsidDel="006430A8">
          <w:rPr>
            <w:rPrChange w:id="1580" w:author="Avi" w:date="2014-02-17T21:21:00Z">
              <w:rPr>
                <w:rStyle w:val="Hyperlink"/>
              </w:rPr>
            </w:rPrChange>
          </w:rPr>
          <w:fldChar w:fldCharType="begin"/>
        </w:r>
        <w:r w:rsidR="00AA44A6" w:rsidDel="006430A8">
          <w:delInstrText xml:space="preserve"> HYPERLINK "http://stackoverflow.com/a/7993122/4388" </w:delInstrText>
        </w:r>
        <w:r w:rsidR="00AA44A6" w:rsidRPr="004C7A6B" w:rsidDel="006430A8">
          <w:rPr>
            <w:rPrChange w:id="1581" w:author="Avi" w:date="2014-02-17T21:21:00Z">
              <w:rPr>
                <w:rStyle w:val="Hyperlink"/>
              </w:rPr>
            </w:rPrChange>
          </w:rPr>
          <w:fldChar w:fldCharType="separate"/>
        </w:r>
        <w:r w:rsidR="00571126" w:rsidRPr="004C7A6B" w:rsidDel="006430A8">
          <w:rPr>
            <w:rFonts w:hint="cs"/>
            <w:rtl/>
            <w:rPrChange w:id="1582" w:author="Avi" w:date="2014-02-17T21:21:00Z">
              <w:rPr>
                <w:rStyle w:val="Hyperlink"/>
                <w:rFonts w:hint="cs"/>
                <w:rtl/>
              </w:rPr>
            </w:rPrChange>
          </w:rPr>
          <w:delText>כאן</w:delText>
        </w:r>
        <w:r w:rsidR="00AA44A6" w:rsidRPr="004C7A6B" w:rsidDel="006430A8">
          <w:rPr>
            <w:rPrChange w:id="1583" w:author="Avi" w:date="2014-02-17T21:21:00Z">
              <w:rPr>
                <w:rStyle w:val="Hyperlink"/>
              </w:rPr>
            </w:rPrChange>
          </w:rPr>
          <w:fldChar w:fldCharType="end"/>
        </w:r>
        <w:r w:rsidR="00571126" w:rsidRPr="004C7A6B" w:rsidDel="006430A8">
          <w:rPr>
            <w:rtl/>
            <w:rPrChange w:id="158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,</w:delText>
        </w:r>
        <w:r w:rsidR="00D51D4C" w:rsidRPr="004C7A6B" w:rsidDel="006430A8">
          <w:rPr>
            <w:rtl/>
            <w:rPrChange w:id="158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A44A6" w:rsidRPr="004C7A6B" w:rsidDel="006430A8">
          <w:rPr>
            <w:rPrChange w:id="1586" w:author="Avi" w:date="2014-02-17T21:21:00Z">
              <w:rPr>
                <w:rStyle w:val="Hyperlink"/>
              </w:rPr>
            </w:rPrChange>
          </w:rPr>
          <w:fldChar w:fldCharType="begin"/>
        </w:r>
        <w:r w:rsidR="00AA44A6" w:rsidDel="006430A8">
          <w:delInstrText xml:space="preserve"> HYPERLINK "https://devcenter.heroku.com/articles/keys" \l "adding_keys_to_heroku" </w:delInstrText>
        </w:r>
        <w:r w:rsidR="00AA44A6" w:rsidRPr="004C7A6B" w:rsidDel="006430A8">
          <w:rPr>
            <w:rPrChange w:id="1587" w:author="Avi" w:date="2014-02-17T21:21:00Z">
              <w:rPr>
                <w:rStyle w:val="Hyperlink"/>
              </w:rPr>
            </w:rPrChange>
          </w:rPr>
          <w:fldChar w:fldCharType="separate"/>
        </w:r>
        <w:r w:rsidR="00D51D4C" w:rsidRPr="004C7A6B" w:rsidDel="006430A8">
          <w:rPr>
            <w:rFonts w:hint="cs"/>
            <w:rtl/>
            <w:rPrChange w:id="1588" w:author="Avi" w:date="2014-02-17T21:21:00Z">
              <w:rPr>
                <w:rStyle w:val="Hyperlink"/>
                <w:rFonts w:hint="cs"/>
                <w:rtl/>
              </w:rPr>
            </w:rPrChange>
          </w:rPr>
          <w:delText>כאן</w:delText>
        </w:r>
        <w:r w:rsidR="00AA44A6" w:rsidRPr="004C7A6B" w:rsidDel="006430A8">
          <w:rPr>
            <w:rPrChange w:id="1589" w:author="Avi" w:date="2014-02-17T21:21:00Z">
              <w:rPr>
                <w:rStyle w:val="Hyperlink"/>
              </w:rPr>
            </w:rPrChange>
          </w:rPr>
          <w:fldChar w:fldCharType="end"/>
        </w:r>
        <w:r w:rsidR="00A706B9" w:rsidRPr="004C7A6B" w:rsidDel="006430A8">
          <w:rPr>
            <w:rtl/>
            <w:rPrChange w:id="159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706B9" w:rsidRPr="004C7A6B" w:rsidDel="006430A8">
          <w:rPr>
            <w:rFonts w:hint="cs"/>
            <w:rtl/>
            <w:rPrChange w:id="159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</w:delText>
        </w:r>
        <w:r w:rsidR="00AA44A6" w:rsidRPr="004C7A6B" w:rsidDel="006430A8">
          <w:rPr>
            <w:rPrChange w:id="1592" w:author="Avi" w:date="2014-02-17T21:21:00Z">
              <w:rPr>
                <w:rStyle w:val="Hyperlink"/>
              </w:rPr>
            </w:rPrChange>
          </w:rPr>
          <w:fldChar w:fldCharType="begin"/>
        </w:r>
        <w:r w:rsidR="00AA44A6" w:rsidDel="006430A8">
          <w:delInstrText xml:space="preserve"> HYPERLINK "http://stackoverflow.com/questions/12206779/git-push-heroku-master-permission-denied-publickey-fatal-the-remote-end-hung/15212531" \l "15212531" </w:delInstrText>
        </w:r>
        <w:r w:rsidR="00AA44A6" w:rsidRPr="004C7A6B" w:rsidDel="006430A8">
          <w:rPr>
            <w:rPrChange w:id="1593" w:author="Avi" w:date="2014-02-17T21:21:00Z">
              <w:rPr>
                <w:rStyle w:val="Hyperlink"/>
              </w:rPr>
            </w:rPrChange>
          </w:rPr>
          <w:fldChar w:fldCharType="separate"/>
        </w:r>
        <w:r w:rsidR="00A706B9" w:rsidRPr="004C7A6B" w:rsidDel="006430A8">
          <w:rPr>
            <w:rFonts w:hint="cs"/>
            <w:rtl/>
            <w:rPrChange w:id="1594" w:author="Avi" w:date="2014-02-17T21:21:00Z">
              <w:rPr>
                <w:rStyle w:val="Hyperlink"/>
                <w:rFonts w:hint="cs"/>
                <w:rtl/>
              </w:rPr>
            </w:rPrChange>
          </w:rPr>
          <w:delText>כאן</w:delText>
        </w:r>
        <w:r w:rsidR="00AA44A6" w:rsidRPr="004C7A6B" w:rsidDel="006430A8">
          <w:rPr>
            <w:rPrChange w:id="1595" w:author="Avi" w:date="2014-02-17T21:21:00Z">
              <w:rPr>
                <w:rStyle w:val="Hyperlink"/>
              </w:rPr>
            </w:rPrChange>
          </w:rPr>
          <w:fldChar w:fldCharType="end"/>
        </w:r>
        <w:r w:rsidR="004B4EFB" w:rsidRPr="004C7A6B" w:rsidDel="006430A8">
          <w:rPr>
            <w:rtl/>
            <w:rPrChange w:id="159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4B4EFB" w:rsidRPr="004C7A6B" w:rsidDel="006430A8">
          <w:rPr>
            <w:rFonts w:hint="cs"/>
            <w:rtl/>
            <w:rPrChange w:id="159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שימו</w:delText>
        </w:r>
        <w:r w:rsidR="004B4EFB" w:rsidRPr="004C7A6B" w:rsidDel="006430A8">
          <w:rPr>
            <w:rtl/>
            <w:rPrChange w:id="159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59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לב</w:delText>
        </w:r>
        <w:r w:rsidR="004B4EFB" w:rsidRPr="004C7A6B" w:rsidDel="006430A8">
          <w:rPr>
            <w:rtl/>
            <w:rPrChange w:id="160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0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שההפצה</w:delText>
        </w:r>
        <w:r w:rsidR="004B4EFB" w:rsidRPr="004C7A6B" w:rsidDel="006430A8">
          <w:rPr>
            <w:rtl/>
            <w:rPrChange w:id="160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0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="004B4EFB" w:rsidRPr="004C7A6B" w:rsidDel="006430A8">
          <w:rPr>
            <w:rtl/>
            <w:rPrChange w:id="160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-</w:delText>
        </w:r>
        <w:r w:rsidR="004B4EFB" w:rsidRPr="004C7A6B" w:rsidDel="006430A8">
          <w:rPr>
            <w:rPrChange w:id="160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ssh</w:delText>
        </w:r>
        <w:r w:rsidR="004B4EFB" w:rsidRPr="004C7A6B" w:rsidDel="006430A8">
          <w:rPr>
            <w:rtl/>
            <w:rPrChange w:id="160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0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ואינה</w:delText>
        </w:r>
        <w:r w:rsidR="004B4EFB" w:rsidRPr="004C7A6B" w:rsidDel="006430A8">
          <w:rPr>
            <w:rtl/>
            <w:rPrChange w:id="16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0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חסומה</w:delText>
        </w:r>
        <w:r w:rsidR="004B4EFB" w:rsidRPr="004C7A6B" w:rsidDel="006430A8">
          <w:rPr>
            <w:rtl/>
            <w:rPrChange w:id="161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1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</w:delText>
        </w:r>
        <w:r w:rsidR="004B4EFB" w:rsidRPr="004C7A6B" w:rsidDel="006430A8">
          <w:rPr>
            <w:rtl/>
            <w:rPrChange w:id="161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"</w:delText>
        </w:r>
        <w:r w:rsidR="004B4EFB" w:rsidRPr="004C7A6B" w:rsidDel="006430A8">
          <w:rPr>
            <w:rFonts w:hint="cs"/>
            <w:rtl/>
            <w:rPrChange w:id="161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</w:delText>
        </w:r>
        <w:r w:rsidR="004B4EFB" w:rsidRPr="004C7A6B" w:rsidDel="006430A8">
          <w:rPr>
            <w:rtl/>
            <w:rPrChange w:id="161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PrChange w:id="161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firewall</w:delText>
        </w:r>
        <w:r w:rsidR="004B4EFB" w:rsidRPr="004C7A6B" w:rsidDel="006430A8">
          <w:rPr>
            <w:rtl/>
            <w:rPrChange w:id="161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1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ברשת</w:delText>
        </w:r>
        <w:r w:rsidR="00824887" w:rsidRPr="004C7A6B" w:rsidDel="006430A8">
          <w:rPr>
            <w:rtl/>
            <w:rPrChange w:id="161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1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אליה</w:delText>
        </w:r>
        <w:r w:rsidR="00824887" w:rsidRPr="004C7A6B" w:rsidDel="006430A8">
          <w:rPr>
            <w:rtl/>
            <w:rPrChange w:id="162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2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אתם</w:delText>
        </w:r>
        <w:r w:rsidR="00824887" w:rsidRPr="004C7A6B" w:rsidDel="006430A8">
          <w:rPr>
            <w:rtl/>
            <w:rPrChange w:id="162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2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מחוברים</w:delText>
        </w:r>
        <w:r w:rsidR="00824887" w:rsidRPr="004C7A6B" w:rsidDel="006430A8">
          <w:rPr>
            <w:rtl/>
            <w:rPrChange w:id="162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tl/>
            <w:rPrChange w:id="162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– </w:delText>
        </w:r>
        <w:r w:rsidR="004B4EFB" w:rsidRPr="004C7A6B" w:rsidDel="006430A8">
          <w:rPr>
            <w:rFonts w:hint="cs"/>
            <w:rtl/>
            <w:rPrChange w:id="162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במקרה</w:delText>
        </w:r>
        <w:r w:rsidR="004B4EFB" w:rsidRPr="004C7A6B" w:rsidDel="006430A8">
          <w:rPr>
            <w:rtl/>
            <w:rPrChange w:id="162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2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כזה</w:delText>
        </w:r>
        <w:r w:rsidR="004B4EFB" w:rsidRPr="004C7A6B" w:rsidDel="006430A8">
          <w:rPr>
            <w:rtl/>
            <w:rPrChange w:id="162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3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</w:delText>
        </w:r>
        <w:r w:rsidR="004B4EFB" w:rsidRPr="004C7A6B" w:rsidDel="006430A8">
          <w:rPr>
            <w:rtl/>
            <w:rPrChange w:id="163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3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קודם</w:delText>
        </w:r>
        <w:r w:rsidR="004B4EFB" w:rsidRPr="004C7A6B" w:rsidDel="006430A8">
          <w:rPr>
            <w:rtl/>
            <w:rPrChange w:id="163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3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לשמור</w:delText>
        </w:r>
        <w:r w:rsidR="004B4EFB" w:rsidRPr="004C7A6B" w:rsidDel="006430A8">
          <w:rPr>
            <w:rtl/>
            <w:rPrChange w:id="163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4C7A6B" w:rsidDel="006430A8">
          <w:rPr>
            <w:rFonts w:hint="cs"/>
            <w:rtl/>
            <w:rPrChange w:id="163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="004B4EFB" w:rsidRPr="004C7A6B" w:rsidDel="006430A8">
          <w:rPr>
            <w:rtl/>
            <w:rPrChange w:id="163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-</w:delText>
        </w:r>
        <w:r w:rsidR="004B4EFB" w:rsidRPr="004C7A6B" w:rsidDel="006430A8">
          <w:rPr>
            <w:rPrChange w:id="1638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github</w:delText>
        </w:r>
        <w:r w:rsidR="004B4EFB" w:rsidRPr="004C7A6B" w:rsidDel="006430A8">
          <w:rPr>
            <w:rtl/>
            <w:rPrChange w:id="163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4B4EFB" w:rsidRPr="004C7A6B" w:rsidDel="006430A8">
          <w:rPr>
            <w:rFonts w:hint="cs"/>
            <w:rtl/>
            <w:rPrChange w:id="164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סעיף</w:delText>
        </w:r>
        <w:r w:rsidR="004B4EFB" w:rsidRPr="004C7A6B" w:rsidDel="006430A8">
          <w:rPr>
            <w:rtl/>
            <w:rPrChange w:id="164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FF0A64" w:rsidRPr="004C7A6B" w:rsidDel="006430A8">
          <w:rPr>
            <w:rtl/>
            <w:rPrChange w:id="164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begin"/>
        </w:r>
        <w:r w:rsidR="004B4EFB" w:rsidRPr="004C7A6B" w:rsidDel="006430A8">
          <w:rPr>
            <w:rtl/>
            <w:rPrChange w:id="164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</w:delInstrText>
        </w:r>
        <w:r w:rsidR="004B4EFB" w:rsidRPr="004C7A6B" w:rsidDel="006430A8">
          <w:rPr>
            <w:rPrChange w:id="1644" w:author="Avi" w:date="2014-02-17T21:21:00Z">
              <w:rPr>
                <w:rStyle w:val="Hyperlink"/>
                <w:color w:val="auto"/>
                <w:u w:val="none"/>
              </w:rPr>
            </w:rPrChange>
          </w:rPr>
          <w:delInstrText>REF</w:delInstrText>
        </w:r>
        <w:r w:rsidR="004B4EFB" w:rsidRPr="004C7A6B" w:rsidDel="006430A8">
          <w:rPr>
            <w:rtl/>
            <w:rPrChange w:id="164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_</w:delInstrText>
        </w:r>
        <w:r w:rsidR="004B4EFB" w:rsidRPr="004C7A6B" w:rsidDel="006430A8">
          <w:rPr>
            <w:rPrChange w:id="1646" w:author="Avi" w:date="2014-02-17T21:21:00Z">
              <w:rPr>
                <w:rStyle w:val="Hyperlink"/>
                <w:color w:val="auto"/>
                <w:u w:val="none"/>
              </w:rPr>
            </w:rPrChange>
          </w:rPr>
          <w:delInstrText>Ref378891975 \r \h</w:delInstrText>
        </w:r>
        <w:r w:rsidR="004B4EFB" w:rsidRPr="004C7A6B" w:rsidDel="006430A8">
          <w:rPr>
            <w:rtl/>
            <w:rPrChange w:id="164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InstrText xml:space="preserve"> </w:delInstrText>
        </w:r>
      </w:del>
      <w:r w:rsidR="004C7A6B" w:rsidRPr="004C7A6B">
        <w:rPr>
          <w:rtl/>
          <w:rPrChange w:id="1648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instrText xml:space="preserve"> \* </w:instrText>
      </w:r>
      <w:r w:rsidR="004C7A6B" w:rsidRPr="004C7A6B">
        <w:rPr>
          <w:rPrChange w:id="1649" w:author="Avi" w:date="2014-02-17T21:21:00Z">
            <w:rPr>
              <w:rStyle w:val="Hyperlink"/>
              <w:color w:val="auto"/>
              <w:u w:val="none"/>
            </w:rPr>
          </w:rPrChange>
        </w:rPr>
        <w:instrText>MERGEFORMAT</w:instrText>
      </w:r>
      <w:r w:rsidR="004C7A6B" w:rsidRPr="004C7A6B">
        <w:rPr>
          <w:rtl/>
          <w:rPrChange w:id="1650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instrText xml:space="preserve"> </w:instrText>
      </w:r>
      <w:del w:id="1651" w:author="Avi" w:date="2014-02-17T21:12:00Z">
        <w:r w:rsidR="00FF0A64" w:rsidRPr="004C7A6B" w:rsidDel="006430A8">
          <w:rPr>
            <w:rtl/>
            <w:rPrChange w:id="1652" w:author="Avi" w:date="2014-02-17T21:21:00Z"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rtl/>
              </w:rPr>
            </w:rPrChange>
          </w:rPr>
        </w:r>
        <w:r w:rsidR="00FF0A64" w:rsidRPr="004C7A6B" w:rsidDel="006430A8">
          <w:rPr>
            <w:rtl/>
            <w:rPrChange w:id="165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separate"/>
        </w:r>
        <w:r w:rsidR="00C91BFF" w:rsidRPr="004C7A6B" w:rsidDel="006430A8">
          <w:rPr>
            <w:rFonts w:hint="cs"/>
            <w:cs/>
            <w:rPrChange w:id="1654" w:author="Avi" w:date="2014-02-17T21:21:00Z">
              <w:rPr>
                <w:rStyle w:val="Hyperlink"/>
                <w:rFonts w:hint="cs"/>
                <w:color w:val="auto"/>
                <w:u w:val="none"/>
                <w:cs/>
              </w:rPr>
            </w:rPrChange>
          </w:rPr>
          <w:delText>‎</w:delText>
        </w:r>
        <w:r w:rsidR="00C91BFF" w:rsidRPr="004C7A6B" w:rsidDel="006430A8">
          <w:rPr>
            <w:rPrChange w:id="165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9</w:delText>
        </w:r>
        <w:r w:rsidR="00FF0A64" w:rsidRPr="004C7A6B" w:rsidDel="006430A8">
          <w:rPr>
            <w:rtl/>
            <w:rPrChange w:id="165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fldChar w:fldCharType="end"/>
        </w:r>
        <w:r w:rsidR="004B4EFB" w:rsidRPr="004C7A6B" w:rsidDel="006430A8">
          <w:rPr>
            <w:rtl/>
            <w:rPrChange w:id="165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) </w:delText>
        </w:r>
        <w:r w:rsidR="004B4EFB" w:rsidRPr="004C7A6B" w:rsidDel="006430A8">
          <w:rPr>
            <w:rFonts w:hint="cs"/>
            <w:rtl/>
            <w:rPrChange w:id="165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ולהפיץ</w:delText>
        </w:r>
        <w:r w:rsidR="00824887" w:rsidRPr="004C7A6B" w:rsidDel="006430A8">
          <w:rPr>
            <w:rtl/>
            <w:rPrChange w:id="165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6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מאוחר</w:delText>
        </w:r>
        <w:r w:rsidR="00824887" w:rsidRPr="004C7A6B" w:rsidDel="006430A8">
          <w:rPr>
            <w:rtl/>
            <w:rPrChange w:id="166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824887" w:rsidRPr="004C7A6B" w:rsidDel="006430A8">
          <w:rPr>
            <w:rFonts w:hint="cs"/>
            <w:rtl/>
            <w:rPrChange w:id="166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יותר</w:delText>
        </w:r>
        <w:r w:rsidR="004B4EFB" w:rsidRPr="004C7A6B" w:rsidDel="006430A8">
          <w:rPr>
            <w:rtl/>
            <w:rPrChange w:id="166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.</w:delText>
        </w:r>
        <w:r w:rsidR="00571126" w:rsidRPr="004C7A6B" w:rsidDel="006430A8">
          <w:rPr>
            <w:rtl/>
            <w:rPrChange w:id="166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6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כנראה</w:delText>
        </w:r>
        <w:r w:rsidR="00571126" w:rsidRPr="004C7A6B" w:rsidDel="006430A8">
          <w:rPr>
            <w:rtl/>
            <w:rPrChange w:id="166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6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המפתחות</w:delText>
        </w:r>
        <w:r w:rsidR="00571126" w:rsidRPr="004C7A6B" w:rsidDel="006430A8">
          <w:rPr>
            <w:rtl/>
            <w:rPrChange w:id="166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6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שיצרה</w:delText>
        </w:r>
        <w:r w:rsidR="00571126" w:rsidRPr="004C7A6B" w:rsidDel="006430A8">
          <w:rPr>
            <w:rtl/>
            <w:rPrChange w:id="167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7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התקנת</w:delText>
        </w:r>
        <w:r w:rsidR="00571126" w:rsidRPr="004C7A6B" w:rsidDel="006430A8">
          <w:rPr>
            <w:rtl/>
            <w:rPrChange w:id="167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PrChange w:id="1673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github for windows</w:delText>
        </w:r>
        <w:r w:rsidR="00571126" w:rsidRPr="004C7A6B" w:rsidDel="006430A8">
          <w:rPr>
            <w:rtl/>
            <w:rPrChange w:id="167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7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נדחים</w:delText>
        </w:r>
        <w:r w:rsidR="00571126" w:rsidRPr="004C7A6B" w:rsidDel="006430A8">
          <w:rPr>
            <w:rtl/>
            <w:rPrChange w:id="167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7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בגלל</w:delText>
        </w:r>
        <w:r w:rsidR="00571126" w:rsidRPr="004C7A6B" w:rsidDel="006430A8">
          <w:rPr>
            <w:rtl/>
            <w:rPrChange w:id="167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7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חוסר</w:delText>
        </w:r>
        <w:r w:rsidR="00571126" w:rsidRPr="004C7A6B" w:rsidDel="006430A8">
          <w:rPr>
            <w:rtl/>
            <w:rPrChange w:id="168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8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="00571126" w:rsidRPr="004C7A6B" w:rsidDel="006430A8">
          <w:rPr>
            <w:rtl/>
            <w:rPrChange w:id="168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- </w:delText>
        </w:r>
        <w:r w:rsidR="00571126" w:rsidRPr="004C7A6B" w:rsidDel="006430A8">
          <w:rPr>
            <w:rPrChange w:id="1683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passphrase</w:delText>
        </w:r>
        <w:r w:rsidR="00571126" w:rsidRPr="004C7A6B" w:rsidDel="006430A8">
          <w:rPr>
            <w:rtl/>
            <w:rPrChange w:id="168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.</w:delText>
        </w:r>
        <w:r w:rsidR="00571126" w:rsidRPr="004C7A6B" w:rsidDel="006430A8">
          <w:rPr>
            <w:rtl/>
            <w:rPrChange w:id="168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R="00571126" w:rsidRPr="004C7A6B" w:rsidDel="006430A8">
          <w:rPr>
            <w:rtl/>
            <w:rPrChange w:id="168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R="00571126" w:rsidRPr="004C7A6B" w:rsidDel="006430A8">
          <w:rPr>
            <w:rFonts w:hint="cs"/>
            <w:rtl/>
            <w:rPrChange w:id="168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לסיום</w:delText>
        </w:r>
        <w:r w:rsidR="00571126" w:rsidRPr="004C7A6B" w:rsidDel="006430A8">
          <w:rPr>
            <w:rtl/>
            <w:rPrChange w:id="168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571126" w:rsidRPr="004C7A6B" w:rsidDel="006430A8">
          <w:rPr>
            <w:rFonts w:hint="cs"/>
            <w:rtl/>
            <w:rPrChange w:id="168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הפצת</w:delText>
        </w:r>
        <w:r w:rsidR="00571126" w:rsidRPr="004C7A6B" w:rsidDel="006430A8">
          <w:rPr>
            <w:rtl/>
            <w:rPrChange w:id="169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571126" w:rsidRPr="004C7A6B" w:rsidDel="006430A8">
          <w:rPr>
            <w:rFonts w:hint="cs"/>
            <w:rtl/>
            <w:rPrChange w:id="169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915854" w:rsidRPr="004C7A6B" w:rsidDel="006430A8">
          <w:rPr>
            <w:rtl/>
            <w:rPrChange w:id="169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915854" w:rsidRPr="004C7A6B" w:rsidDel="006430A8">
          <w:rPr>
            <w:rFonts w:hint="cs"/>
            <w:rtl/>
            <w:rPrChange w:id="169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תתבקש</w:delText>
        </w:r>
        <w:r w:rsidR="00915854" w:rsidRPr="004C7A6B" w:rsidDel="006430A8">
          <w:rPr>
            <w:rtl/>
            <w:rPrChange w:id="169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69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להזין</w:delText>
        </w:r>
        <w:r w:rsidR="00915854" w:rsidRPr="004C7A6B" w:rsidDel="006430A8">
          <w:rPr>
            <w:rtl/>
            <w:rPrChange w:id="169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69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915854" w:rsidRPr="004C7A6B" w:rsidDel="006430A8">
          <w:rPr>
            <w:rtl/>
            <w:rPrChange w:id="169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69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הסיסמא</w:delText>
        </w:r>
        <w:r w:rsidR="00915854" w:rsidRPr="004C7A6B" w:rsidDel="006430A8">
          <w:rPr>
            <w:rtl/>
            <w:rPrChange w:id="170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70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של</w:delText>
        </w:r>
        <w:r w:rsidR="00915854" w:rsidRPr="004C7A6B" w:rsidDel="006430A8">
          <w:rPr>
            <w:rtl/>
            <w:rPrChange w:id="170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70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המפתחות</w:delText>
        </w:r>
        <w:r w:rsidR="00915854" w:rsidRPr="004C7A6B" w:rsidDel="006430A8">
          <w:rPr>
            <w:rtl/>
            <w:rPrChange w:id="170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), </w:delText>
        </w:r>
        <w:r w:rsidR="00915854" w:rsidRPr="004C7A6B" w:rsidDel="006430A8">
          <w:rPr>
            <w:rFonts w:hint="cs"/>
            <w:rtl/>
            <w:rPrChange w:id="170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התהליך</w:delText>
        </w:r>
        <w:r w:rsidR="00915854" w:rsidRPr="004C7A6B" w:rsidDel="006430A8">
          <w:rPr>
            <w:rtl/>
            <w:rPrChange w:id="170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70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לוקח</w:delText>
        </w:r>
        <w:r w:rsidR="00915854" w:rsidRPr="004C7A6B" w:rsidDel="006430A8">
          <w:rPr>
            <w:rtl/>
            <w:rPrChange w:id="17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70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מספר</w:delText>
        </w:r>
        <w:r w:rsidR="00915854" w:rsidRPr="004C7A6B" w:rsidDel="006430A8">
          <w:rPr>
            <w:rtl/>
            <w:rPrChange w:id="171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915854" w:rsidRPr="004C7A6B" w:rsidDel="006430A8">
          <w:rPr>
            <w:rFonts w:hint="cs"/>
            <w:rtl/>
            <w:rPrChange w:id="171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דקות</w:delText>
        </w:r>
        <w:r w:rsidR="00A1759A" w:rsidRPr="004C7A6B" w:rsidDel="006430A8">
          <w:rPr>
            <w:rtl/>
            <w:rPrChange w:id="171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1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שבהם</w:delText>
        </w:r>
        <w:r w:rsidR="00A1759A" w:rsidRPr="004C7A6B" w:rsidDel="006430A8">
          <w:rPr>
            <w:rtl/>
            <w:rPrChange w:id="171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PrChange w:id="1715" w:author="Avi" w:date="2014-02-17T21:21:00Z">
              <w:rPr>
                <w:rStyle w:val="Hyperlink"/>
                <w:color w:val="auto"/>
                <w:u w:val="none"/>
              </w:rPr>
            </w:rPrChange>
          </w:rPr>
          <w:delText>heroku</w:delText>
        </w:r>
        <w:r w:rsidR="00A1759A" w:rsidRPr="004C7A6B" w:rsidDel="006430A8">
          <w:rPr>
            <w:rtl/>
            <w:rPrChange w:id="171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1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מכינים</w:delText>
        </w:r>
        <w:r w:rsidR="00A1759A" w:rsidRPr="004C7A6B" w:rsidDel="006430A8">
          <w:rPr>
            <w:rtl/>
            <w:rPrChange w:id="171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1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מכונה</w:delText>
        </w:r>
        <w:r w:rsidR="00A1759A" w:rsidRPr="004C7A6B" w:rsidDel="006430A8">
          <w:rPr>
            <w:rtl/>
            <w:rPrChange w:id="172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2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וירטואלית</w:delText>
        </w:r>
        <w:r w:rsidR="00A1759A" w:rsidRPr="004C7A6B" w:rsidDel="006430A8">
          <w:rPr>
            <w:rtl/>
            <w:rPrChange w:id="172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2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עבור</w:delText>
        </w:r>
        <w:r w:rsidR="00A1759A" w:rsidRPr="004C7A6B" w:rsidDel="006430A8">
          <w:rPr>
            <w:rtl/>
            <w:rPrChange w:id="172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A1759A" w:rsidRPr="004C7A6B" w:rsidDel="006430A8">
          <w:rPr>
            <w:rFonts w:hint="cs"/>
            <w:rtl/>
            <w:rPrChange w:id="172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571126" w:rsidRPr="004C7A6B" w:rsidDel="006430A8">
          <w:rPr>
            <w:rtl/>
            <w:rPrChange w:id="172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bookmarkStart w:id="1727" w:name="_Toc380436591"/>
        <w:bookmarkStart w:id="1728" w:name="_Toc380436682"/>
        <w:bookmarkStart w:id="1729" w:name="_Toc380436774"/>
        <w:bookmarkStart w:id="1730" w:name="_Toc380436879"/>
        <w:bookmarkStart w:id="1731" w:name="_Toc380436964"/>
        <w:bookmarkStart w:id="1732" w:name="_Toc380437049"/>
        <w:bookmarkStart w:id="1733" w:name="_Toc380437134"/>
        <w:bookmarkEnd w:id="1727"/>
        <w:bookmarkEnd w:id="1728"/>
        <w:bookmarkEnd w:id="1729"/>
        <w:bookmarkEnd w:id="1730"/>
        <w:bookmarkEnd w:id="1731"/>
        <w:bookmarkEnd w:id="1732"/>
        <w:bookmarkEnd w:id="1733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734" w:author="Avi" w:date="2014-02-17T21:12:00Z"/>
          <w:rPrChange w:id="1735" w:author="Avi" w:date="2014-02-17T21:21:00Z">
            <w:rPr>
              <w:del w:id="1736" w:author="Avi" w:date="2014-02-17T21:12:00Z"/>
              <w:rStyle w:val="pun"/>
              <w:rFonts w:asciiTheme="minorHAnsi" w:eastAsiaTheme="minorHAnsi" w:hAnsiTheme="minorHAnsi" w:cstheme="minorBidi"/>
              <w:color w:val="666600"/>
              <w:sz w:val="21"/>
              <w:szCs w:val="21"/>
              <w:bdr w:val="none" w:sz="0" w:space="0" w:color="auto" w:frame="1"/>
            </w:rPr>
          </w:rPrChange>
        </w:rPr>
        <w:pPrChange w:id="1737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738" w:author="Avi" w:date="2014-02-17T21:12:00Z">
        <w:r w:rsidRPr="004C7A6B" w:rsidDel="006430A8">
          <w:rPr>
            <w:rPrChange w:id="1739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git push heroku master</w:delText>
        </w:r>
        <w:r w:rsidRPr="004C7A6B" w:rsidDel="006430A8">
          <w:rPr>
            <w:rPrChange w:id="1740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br/>
          <w:delText>Counting objects: 34, done.</w:delText>
        </w:r>
        <w:bookmarkStart w:id="1741" w:name="_Toc380436592"/>
        <w:bookmarkStart w:id="1742" w:name="_Toc380436683"/>
        <w:bookmarkStart w:id="1743" w:name="_Toc380436775"/>
        <w:bookmarkStart w:id="1744" w:name="_Toc380436880"/>
        <w:bookmarkStart w:id="1745" w:name="_Toc380436965"/>
        <w:bookmarkStart w:id="1746" w:name="_Toc380437050"/>
        <w:bookmarkStart w:id="1747" w:name="_Toc380437135"/>
        <w:bookmarkEnd w:id="1741"/>
        <w:bookmarkEnd w:id="1742"/>
        <w:bookmarkEnd w:id="1743"/>
        <w:bookmarkEnd w:id="1744"/>
        <w:bookmarkEnd w:id="1745"/>
        <w:bookmarkEnd w:id="1746"/>
        <w:bookmarkEnd w:id="1747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748" w:author="Avi" w:date="2014-02-17T21:12:00Z"/>
          <w:rPrChange w:id="1749" w:author="Avi" w:date="2014-02-17T21:21:00Z">
            <w:rPr>
              <w:del w:id="1750" w:author="Avi" w:date="2014-02-17T21:12:00Z"/>
              <w:rStyle w:val="pun"/>
              <w:rFonts w:asciiTheme="minorHAnsi" w:eastAsiaTheme="minorHAnsi" w:hAnsiTheme="minorHAnsi" w:cstheme="minorBidi"/>
              <w:color w:val="666600"/>
              <w:sz w:val="21"/>
              <w:szCs w:val="21"/>
              <w:bdr w:val="none" w:sz="0" w:space="0" w:color="auto" w:frame="1"/>
            </w:rPr>
          </w:rPrChange>
        </w:rPr>
        <w:pPrChange w:id="1751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752" w:author="Avi" w:date="2014-02-17T21:12:00Z">
        <w:r w:rsidRPr="004C7A6B" w:rsidDel="006430A8">
          <w:rPr>
            <w:rPrChange w:id="1753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delText>Delta compression using up to 8 threads.</w:delText>
        </w:r>
        <w:bookmarkStart w:id="1754" w:name="_Toc380436593"/>
        <w:bookmarkStart w:id="1755" w:name="_Toc380436684"/>
        <w:bookmarkStart w:id="1756" w:name="_Toc380436776"/>
        <w:bookmarkStart w:id="1757" w:name="_Toc380436881"/>
        <w:bookmarkStart w:id="1758" w:name="_Toc380436966"/>
        <w:bookmarkStart w:id="1759" w:name="_Toc380437051"/>
        <w:bookmarkStart w:id="1760" w:name="_Toc380437136"/>
        <w:bookmarkEnd w:id="1754"/>
        <w:bookmarkEnd w:id="1755"/>
        <w:bookmarkEnd w:id="1756"/>
        <w:bookmarkEnd w:id="1757"/>
        <w:bookmarkEnd w:id="1758"/>
        <w:bookmarkEnd w:id="1759"/>
        <w:bookmarkEnd w:id="1760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761" w:author="Avi" w:date="2014-02-17T21:12:00Z"/>
          <w:rPrChange w:id="1762" w:author="Avi" w:date="2014-02-17T21:21:00Z">
            <w:rPr>
              <w:del w:id="1763" w:author="Avi" w:date="2014-02-17T21:12:00Z"/>
              <w:rStyle w:val="typ"/>
              <w:rFonts w:asciiTheme="minorHAnsi" w:eastAsiaTheme="minorHAnsi" w:hAnsiTheme="minorHAnsi" w:cstheme="minorBidi"/>
              <w:color w:val="660066"/>
              <w:sz w:val="21"/>
              <w:szCs w:val="21"/>
              <w:bdr w:val="none" w:sz="0" w:space="0" w:color="auto" w:frame="1"/>
            </w:rPr>
          </w:rPrChange>
        </w:rPr>
        <w:pPrChange w:id="1764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765" w:author="Avi" w:date="2014-02-17T21:12:00Z">
        <w:r w:rsidRPr="004C7A6B" w:rsidDel="006430A8">
          <w:rPr>
            <w:rPrChange w:id="1766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delText>Compressing objects: 100% (28/28), done.</w:delText>
        </w:r>
        <w:r w:rsidRPr="004C7A6B" w:rsidDel="006430A8">
          <w:rPr>
            <w:rPrChange w:id="1767" w:author="Avi" w:date="2014-02-17T21:21:00Z">
              <w:rPr>
                <w:rStyle w:val="pun"/>
                <w:color w:val="666600"/>
                <w:sz w:val="21"/>
                <w:szCs w:val="21"/>
                <w:bdr w:val="none" w:sz="0" w:space="0" w:color="auto" w:frame="1"/>
              </w:rPr>
            </w:rPrChange>
          </w:rPr>
          <w:br/>
          <w:delText>Writing objects: 100% (34/34), 970.15 KiB, done.</w:delText>
        </w:r>
        <w:r w:rsidRPr="004C7A6B" w:rsidDel="006430A8">
          <w:rPr>
            <w:rPrChange w:id="1768" w:author="Avi" w:date="2014-02-17T21:21:00Z">
              <w:rPr>
                <w:rStyle w:val="pun"/>
                <w:color w:val="666600"/>
                <w:sz w:val="21"/>
                <w:szCs w:val="21"/>
                <w:bdr w:val="none" w:sz="0" w:space="0" w:color="auto" w:frame="1"/>
              </w:rPr>
            </w:rPrChange>
          </w:rPr>
          <w:br/>
          <w:delText>Total 34 (delta 0), reused 0 (delta 0)</w:delText>
        </w:r>
        <w:r w:rsidRPr="004C7A6B" w:rsidDel="006430A8">
          <w:rPr>
            <w:rPrChange w:id="1769" w:author="Avi" w:date="2014-02-17T21:21:00Z">
              <w:rPr>
                <w:rStyle w:val="pun"/>
                <w:color w:val="666600"/>
                <w:sz w:val="21"/>
                <w:szCs w:val="21"/>
                <w:bdr w:val="none" w:sz="0" w:space="0" w:color="auto" w:frame="1"/>
              </w:rPr>
            </w:rPrChange>
          </w:rPr>
          <w:br/>
        </w:r>
        <w:r w:rsidRPr="004C7A6B" w:rsidDel="006430A8">
          <w:rPr>
            <w:rPrChange w:id="1770" w:author="Avi" w:date="2014-02-17T21:21:00Z">
              <w:rPr>
                <w:rStyle w:val="pun"/>
                <w:color w:val="666600"/>
                <w:sz w:val="21"/>
                <w:szCs w:val="21"/>
                <w:bdr w:val="none" w:sz="0" w:space="0" w:color="auto" w:frame="1"/>
              </w:rPr>
            </w:rPrChange>
          </w:rPr>
          <w:br/>
          <w:delText>-----&gt; Play 2.x app detected</w:delText>
        </w:r>
        <w:bookmarkStart w:id="1771" w:name="_Toc380436594"/>
        <w:bookmarkStart w:id="1772" w:name="_Toc380436685"/>
        <w:bookmarkStart w:id="1773" w:name="_Toc380436777"/>
        <w:bookmarkStart w:id="1774" w:name="_Toc380436882"/>
        <w:bookmarkStart w:id="1775" w:name="_Toc380436967"/>
        <w:bookmarkStart w:id="1776" w:name="_Toc380437052"/>
        <w:bookmarkStart w:id="1777" w:name="_Toc380437137"/>
        <w:bookmarkEnd w:id="1771"/>
        <w:bookmarkEnd w:id="1772"/>
        <w:bookmarkEnd w:id="1773"/>
        <w:bookmarkEnd w:id="1774"/>
        <w:bookmarkEnd w:id="1775"/>
        <w:bookmarkEnd w:id="1776"/>
        <w:bookmarkEnd w:id="1777"/>
      </w:del>
    </w:p>
    <w:p w:rsidR="00571126" w:rsidRPr="004C7A6B" w:rsidDel="006430A8" w:rsidRDefault="00571126">
      <w:pPr>
        <w:pStyle w:val="2"/>
        <w:numPr>
          <w:ilvl w:val="0"/>
          <w:numId w:val="11"/>
        </w:numPr>
        <w:bidi/>
        <w:rPr>
          <w:del w:id="1778" w:author="Avi" w:date="2014-02-17T21:12:00Z"/>
          <w:rPrChange w:id="1779" w:author="Avi" w:date="2014-02-17T21:21:00Z">
            <w:rPr>
              <w:del w:id="1780" w:author="Avi" w:date="2014-02-17T21:12:00Z"/>
              <w:rStyle w:val="pln"/>
              <w:rFonts w:asciiTheme="minorHAnsi" w:eastAsiaTheme="minorHAnsi" w:hAnsiTheme="minorHAnsi" w:cstheme="minorBidi"/>
              <w:color w:val="333333"/>
              <w:sz w:val="23"/>
              <w:szCs w:val="23"/>
            </w:rPr>
          </w:rPrChange>
        </w:rPr>
        <w:pPrChange w:id="1781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782" w:author="Avi" w:date="2014-02-17T21:12:00Z">
        <w:r w:rsidRPr="004C7A6B" w:rsidDel="006430A8">
          <w:rPr>
            <w:rPrChange w:id="1783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delText>…</w:delText>
        </w:r>
        <w:r w:rsidRPr="004C7A6B" w:rsidDel="006430A8">
          <w:rPr>
            <w:rPrChange w:id="1784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br/>
          <w:delText xml:space="preserve">       http://8044.herokuapp.com deployed to Heroku</w:delText>
        </w:r>
        <w:r w:rsidRPr="004C7A6B" w:rsidDel="006430A8">
          <w:rPr>
            <w:rPrChange w:id="1785" w:author="Avi" w:date="2014-02-17T21:21:00Z">
              <w:rPr>
                <w:rStyle w:val="typ"/>
                <w:color w:val="660066"/>
                <w:sz w:val="21"/>
                <w:szCs w:val="21"/>
                <w:bdr w:val="none" w:sz="0" w:space="0" w:color="auto" w:frame="1"/>
              </w:rPr>
            </w:rPrChange>
          </w:rPr>
          <w:br/>
          <w:delText>To git@heroku.com:</w:delText>
        </w:r>
        <w:r w:rsidRPr="00C91BFF" w:rsidDel="006430A8">
          <w:delText xml:space="preserve"> </w:delText>
        </w:r>
        <w:r w:rsidRPr="004C7A6B" w:rsidDel="006430A8">
          <w:rPr>
            <w:rPrChange w:id="1786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infinite-dawn-1951.git</w:delText>
        </w:r>
        <w:r w:rsidRPr="004C7A6B" w:rsidDel="006430A8">
          <w:rPr>
            <w:rPrChange w:id="1787" w:author="Avi" w:date="2014-02-17T21:21:00Z">
              <w:rPr>
                <w:rStyle w:val="lit"/>
                <w:color w:val="006666"/>
                <w:sz w:val="21"/>
                <w:szCs w:val="21"/>
                <w:bdr w:val="none" w:sz="0" w:space="0" w:color="auto" w:frame="1"/>
              </w:rPr>
            </w:rPrChange>
          </w:rPr>
          <w:br/>
          <w:delText>* [new branch]      master -&gt; master</w:delText>
        </w:r>
        <w:bookmarkStart w:id="1788" w:name="_Toc380436595"/>
        <w:bookmarkStart w:id="1789" w:name="_Toc380436686"/>
        <w:bookmarkStart w:id="1790" w:name="_Toc380436778"/>
        <w:bookmarkStart w:id="1791" w:name="_Toc380436883"/>
        <w:bookmarkStart w:id="1792" w:name="_Toc380436968"/>
        <w:bookmarkStart w:id="1793" w:name="_Toc380437053"/>
        <w:bookmarkStart w:id="1794" w:name="_Toc380437138"/>
        <w:bookmarkEnd w:id="1788"/>
        <w:bookmarkEnd w:id="1789"/>
        <w:bookmarkEnd w:id="1790"/>
        <w:bookmarkEnd w:id="1791"/>
        <w:bookmarkEnd w:id="1792"/>
        <w:bookmarkEnd w:id="1793"/>
        <w:bookmarkEnd w:id="1794"/>
      </w:del>
    </w:p>
    <w:p w:rsidR="00D2748D" w:rsidRPr="004C7A6B" w:rsidDel="006430A8" w:rsidRDefault="00915854">
      <w:pPr>
        <w:pStyle w:val="2"/>
        <w:numPr>
          <w:ilvl w:val="0"/>
          <w:numId w:val="11"/>
        </w:numPr>
        <w:bidi/>
        <w:rPr>
          <w:del w:id="1795" w:author="Avi" w:date="2014-02-17T21:12:00Z"/>
          <w:rPrChange w:id="1796" w:author="Avi" w:date="2014-02-17T21:21:00Z">
            <w:rPr>
              <w:del w:id="1797" w:author="Avi" w:date="2014-02-17T21:12:00Z"/>
              <w:rStyle w:val="Hyperlink"/>
              <w:rFonts w:ascii="Courier New" w:hAnsi="Courier New" w:cs="Courier New"/>
              <w:color w:val="auto"/>
              <w:sz w:val="20"/>
              <w:szCs w:val="20"/>
              <w:u w:val="none"/>
            </w:rPr>
          </w:rPrChange>
        </w:rPr>
        <w:pPrChange w:id="1798" w:author="Avi" w:date="2014-02-17T21:36:00Z">
          <w:pPr>
            <w:bidi/>
            <w:ind w:left="360"/>
          </w:pPr>
        </w:pPrChange>
      </w:pPr>
      <w:del w:id="1799" w:author="Avi" w:date="2014-02-17T21:12:00Z">
        <w:r w:rsidRPr="004C7A6B" w:rsidDel="006430A8">
          <w:rPr>
            <w:rFonts w:hint="cs"/>
            <w:rtl/>
            <w:rPrChange w:id="180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וידוא</w:delText>
        </w:r>
        <w:r w:rsidR="00D2748D" w:rsidRPr="004C7A6B" w:rsidDel="006430A8">
          <w:rPr>
            <w:rtl/>
            <w:rPrChange w:id="180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0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</w:delText>
        </w:r>
        <w:r w:rsidR="00D2748D" w:rsidRPr="004C7A6B" w:rsidDel="006430A8">
          <w:rPr>
            <w:rFonts w:hint="cs"/>
            <w:rtl/>
            <w:rPrChange w:id="180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</w:delText>
        </w:r>
        <w:r w:rsidR="001B184D" w:rsidRPr="004C7A6B" w:rsidDel="006430A8">
          <w:rPr>
            <w:rFonts w:hint="cs"/>
            <w:rtl/>
            <w:rPrChange w:id="180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צ</w:delText>
        </w:r>
        <w:r w:rsidR="00D2748D" w:rsidRPr="004C7A6B" w:rsidDel="006430A8">
          <w:rPr>
            <w:rFonts w:hint="cs"/>
            <w:rtl/>
            <w:rPrChange w:id="180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יה</w:delText>
        </w:r>
        <w:r w:rsidRPr="004C7A6B" w:rsidDel="006430A8">
          <w:rPr>
            <w:rtl/>
            <w:rPrChange w:id="180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0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רצה</w:delText>
        </w:r>
        <w:r w:rsidR="00D2748D" w:rsidRPr="004C7A6B" w:rsidDel="006430A8">
          <w:rPr>
            <w:rtl/>
            <w:rPrChange w:id="180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r w:rsidR="00C91BFF" w:rsidRPr="004C7A6B" w:rsidDel="006430A8">
          <w:rPr>
            <w:rPrChange w:id="1809" w:author="Avi" w:date="2014-02-17T21:21:00Z">
              <w:rPr>
                <w:rStyle w:val="Hyperlink"/>
                <w:color w:val="auto"/>
                <w:u w:val="none"/>
              </w:rPr>
            </w:rPrChange>
          </w:rPr>
          <w:br/>
        </w:r>
        <w:r w:rsidR="00C91BFF" w:rsidRPr="004C7A6B" w:rsidDel="006430A8">
          <w:rPr>
            <w:rFonts w:hint="cs"/>
            <w:rtl/>
            <w:rPrChange w:id="181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בדוק</w:delText>
        </w:r>
        <w:r w:rsidR="00C91BFF" w:rsidRPr="004C7A6B" w:rsidDel="006430A8">
          <w:rPr>
            <w:rtl/>
            <w:rPrChange w:id="181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81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בדפדפן</w:delText>
        </w:r>
        <w:r w:rsidR="00C91BFF" w:rsidRPr="004C7A6B" w:rsidDel="006430A8">
          <w:rPr>
            <w:rtl/>
            <w:rPrChange w:id="181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814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בכתובת</w:delText>
        </w:r>
        <w:r w:rsidR="00C91BFF" w:rsidRPr="004C7A6B" w:rsidDel="006430A8">
          <w:rPr>
            <w:rtl/>
            <w:rPrChange w:id="1815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816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של</w:delText>
        </w:r>
        <w:r w:rsidR="00C91BFF" w:rsidRPr="004C7A6B" w:rsidDel="006430A8">
          <w:rPr>
            <w:rtl/>
            <w:rPrChange w:id="1817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818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הפצת</w:delText>
        </w:r>
        <w:r w:rsidR="00C91BFF" w:rsidRPr="004C7A6B" w:rsidDel="006430A8">
          <w:rPr>
            <w:rtl/>
            <w:rPrChange w:id="1819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Fonts w:hint="cs"/>
            <w:rtl/>
            <w:rPrChange w:id="1820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="00C91BFF" w:rsidRPr="004C7A6B" w:rsidDel="006430A8">
          <w:rPr>
            <w:rtl/>
            <w:rPrChange w:id="1821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C91BFF" w:rsidRPr="004C7A6B" w:rsidDel="006430A8">
          <w:rPr>
            <w:rFonts w:hint="cs"/>
            <w:rtl/>
            <w:rPrChange w:id="1822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לדוגמא</w:delText>
        </w:r>
        <w:r w:rsidR="00C91BFF" w:rsidRPr="004C7A6B" w:rsidDel="006430A8">
          <w:rPr>
            <w:rtl/>
            <w:rPrChange w:id="1823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C91BFF" w:rsidRPr="004C7A6B" w:rsidDel="006430A8">
          <w:rPr>
            <w:rPrChange w:id="1824" w:author="Avi" w:date="2014-02-17T21:21:00Z">
              <w:rPr>
                <w:rStyle w:val="pln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http://</w:delText>
        </w:r>
        <w:r w:rsidR="00C91BFF" w:rsidRPr="00C91BFF" w:rsidDel="006430A8">
          <w:delText xml:space="preserve"> </w:delText>
        </w:r>
        <w:r w:rsidR="00C91BFF" w:rsidRPr="004C7A6B" w:rsidDel="006430A8">
          <w:rPr>
            <w:rPrChange w:id="1825" w:author="Avi" w:date="2014-02-17T21:21:00Z">
              <w:rPr>
                <w:rStyle w:val="pln"/>
                <w:color w:val="FF0000"/>
                <w:sz w:val="21"/>
                <w:szCs w:val="21"/>
                <w:bdr w:val="none" w:sz="0" w:space="0" w:color="auto" w:frame="1"/>
              </w:rPr>
            </w:rPrChange>
          </w:rPr>
          <w:delText>infinite-dawn-1951.herokuapp.com/</w:delText>
        </w:r>
        <w:bookmarkStart w:id="1826" w:name="_Toc380436596"/>
        <w:bookmarkStart w:id="1827" w:name="_Toc380436687"/>
        <w:bookmarkStart w:id="1828" w:name="_Toc380436779"/>
        <w:bookmarkStart w:id="1829" w:name="_Toc380436884"/>
        <w:bookmarkStart w:id="1830" w:name="_Toc380436969"/>
        <w:bookmarkStart w:id="1831" w:name="_Toc380437054"/>
        <w:bookmarkStart w:id="1832" w:name="_Toc380437139"/>
        <w:bookmarkEnd w:id="1826"/>
        <w:bookmarkEnd w:id="1827"/>
        <w:bookmarkEnd w:id="1828"/>
        <w:bookmarkEnd w:id="1829"/>
        <w:bookmarkEnd w:id="1830"/>
        <w:bookmarkEnd w:id="1831"/>
        <w:bookmarkEnd w:id="1832"/>
      </w:del>
    </w:p>
    <w:p w:rsidR="00C91BFF" w:rsidRPr="004C7A6B" w:rsidDel="006430A8" w:rsidRDefault="00C91BFF">
      <w:pPr>
        <w:pStyle w:val="2"/>
        <w:numPr>
          <w:ilvl w:val="0"/>
          <w:numId w:val="11"/>
        </w:numPr>
        <w:bidi/>
        <w:rPr>
          <w:del w:id="1833" w:author="Avi" w:date="2014-02-17T21:12:00Z"/>
          <w:rtl/>
          <w:rPrChange w:id="1834" w:author="Avi" w:date="2014-02-17T21:21:00Z">
            <w:rPr>
              <w:del w:id="1835" w:author="Avi" w:date="2014-02-17T21:12:00Z"/>
              <w:rStyle w:val="Hyperlink"/>
              <w:color w:val="auto"/>
              <w:u w:val="none"/>
              <w:rtl/>
            </w:rPr>
          </w:rPrChange>
        </w:rPr>
        <w:pPrChange w:id="1836" w:author="Avi" w:date="2014-02-17T21:36:00Z">
          <w:pPr>
            <w:bidi/>
          </w:pPr>
        </w:pPrChange>
      </w:pPr>
      <w:del w:id="1837" w:author="Avi" w:date="2014-02-17T21:12:00Z">
        <w:r w:rsidDel="006430A8">
          <w:rPr>
            <w:noProof/>
            <w:rPrChange w:id="1838" w:author="Unknown">
              <w:rPr>
                <w:noProof/>
                <w:color w:val="0563C1" w:themeColor="hyperlink"/>
                <w:u w:val="single"/>
              </w:rPr>
            </w:rPrChange>
          </w:rPr>
          <w:drawing>
            <wp:inline distT="0" distB="0" distL="0" distR="0" wp14:anchorId="2647011F" wp14:editId="0D02C088">
              <wp:extent cx="5507093" cy="1996910"/>
              <wp:effectExtent l="19050" t="0" r="0" b="0"/>
              <wp:docPr id="5" name="תמונה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9460" cy="19977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Start w:id="1839" w:name="_Toc380436597"/>
        <w:bookmarkStart w:id="1840" w:name="_Toc380436688"/>
        <w:bookmarkStart w:id="1841" w:name="_Toc380436780"/>
        <w:bookmarkStart w:id="1842" w:name="_Toc380436885"/>
        <w:bookmarkStart w:id="1843" w:name="_Toc380436970"/>
        <w:bookmarkStart w:id="1844" w:name="_Toc380437055"/>
        <w:bookmarkStart w:id="1845" w:name="_Toc380437140"/>
        <w:bookmarkEnd w:id="1839"/>
        <w:bookmarkEnd w:id="1840"/>
        <w:bookmarkEnd w:id="1841"/>
        <w:bookmarkEnd w:id="1842"/>
        <w:bookmarkEnd w:id="1843"/>
        <w:bookmarkEnd w:id="1844"/>
        <w:bookmarkEnd w:id="1845"/>
      </w:del>
    </w:p>
    <w:p w:rsidR="007742D7" w:rsidRPr="004C7A6B" w:rsidDel="006430A8" w:rsidRDefault="00C91BFF">
      <w:pPr>
        <w:pStyle w:val="2"/>
        <w:numPr>
          <w:ilvl w:val="0"/>
          <w:numId w:val="11"/>
        </w:numPr>
        <w:bidi/>
        <w:rPr>
          <w:del w:id="1846" w:author="Avi" w:date="2014-02-17T21:12:00Z"/>
          <w:rtl/>
          <w:rPrChange w:id="1847" w:author="Avi" w:date="2014-02-17T21:21:00Z">
            <w:rPr>
              <w:del w:id="1848" w:author="Avi" w:date="2014-02-17T21:12:00Z"/>
              <w:rStyle w:val="Hyperlink"/>
              <w:color w:val="auto"/>
              <w:u w:val="none"/>
              <w:rtl/>
            </w:rPr>
          </w:rPrChange>
        </w:rPr>
        <w:pPrChange w:id="1849" w:author="Avi" w:date="2014-02-17T21:36:00Z">
          <w:pPr>
            <w:bidi/>
          </w:pPr>
        </w:pPrChange>
      </w:pPr>
      <w:del w:id="1850" w:author="Avi" w:date="2014-02-17T21:12:00Z">
        <w:r w:rsidRPr="004C7A6B" w:rsidDel="006430A8">
          <w:rPr>
            <w:rFonts w:hint="cs"/>
            <w:rtl/>
            <w:rPrChange w:id="1851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פרטים</w:delText>
        </w:r>
        <w:r w:rsidRPr="004C7A6B" w:rsidDel="006430A8">
          <w:rPr>
            <w:rtl/>
            <w:rPrChange w:id="1852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53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נוספים</w:delText>
        </w:r>
        <w:r w:rsidRPr="004C7A6B" w:rsidDel="006430A8">
          <w:rPr>
            <w:rtl/>
            <w:rPrChange w:id="1854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55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על</w:delText>
        </w:r>
        <w:r w:rsidRPr="004C7A6B" w:rsidDel="006430A8">
          <w:rPr>
            <w:rtl/>
            <w:rPrChange w:id="1856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57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ריצת</w:delText>
        </w:r>
        <w:r w:rsidRPr="004C7A6B" w:rsidDel="006430A8">
          <w:rPr>
            <w:rtl/>
            <w:rPrChange w:id="1858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4C7A6B" w:rsidDel="006430A8">
          <w:rPr>
            <w:rFonts w:hint="cs"/>
            <w:rtl/>
            <w:rPrChange w:id="1859" w:author="Avi" w:date="2014-02-17T21:21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Pr="004C7A6B" w:rsidDel="006430A8">
          <w:rPr>
            <w:rtl/>
            <w:rPrChange w:id="1860" w:author="Avi" w:date="2014-02-17T21:21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  <w:bookmarkStart w:id="1861" w:name="_Toc380436598"/>
        <w:bookmarkStart w:id="1862" w:name="_Toc380436689"/>
        <w:bookmarkStart w:id="1863" w:name="_Toc380436781"/>
        <w:bookmarkStart w:id="1864" w:name="_Toc380436886"/>
        <w:bookmarkStart w:id="1865" w:name="_Toc380436971"/>
        <w:bookmarkStart w:id="1866" w:name="_Toc380437056"/>
        <w:bookmarkStart w:id="1867" w:name="_Toc380437141"/>
        <w:bookmarkEnd w:id="1861"/>
        <w:bookmarkEnd w:id="1862"/>
        <w:bookmarkEnd w:id="1863"/>
        <w:bookmarkEnd w:id="1864"/>
        <w:bookmarkEnd w:id="1865"/>
        <w:bookmarkEnd w:id="1866"/>
        <w:bookmarkEnd w:id="1867"/>
      </w:del>
    </w:p>
    <w:p w:rsidR="001B184D" w:rsidRPr="004C7A6B" w:rsidDel="006430A8" w:rsidRDefault="001B184D">
      <w:pPr>
        <w:pStyle w:val="2"/>
        <w:numPr>
          <w:ilvl w:val="0"/>
          <w:numId w:val="11"/>
        </w:numPr>
        <w:bidi/>
        <w:rPr>
          <w:del w:id="1868" w:author="Avi" w:date="2014-02-17T21:12:00Z"/>
          <w:rPrChange w:id="1869" w:author="Avi" w:date="2014-02-17T21:21:00Z">
            <w:rPr>
              <w:del w:id="1870" w:author="Avi" w:date="2014-02-17T21:12:00Z"/>
              <w:rStyle w:val="pln"/>
              <w:rFonts w:asciiTheme="minorHAnsi" w:eastAsiaTheme="majorEastAsia" w:hAnsiTheme="minorHAnsi" w:cstheme="minorBidi"/>
              <w:color w:val="000000"/>
              <w:sz w:val="21"/>
              <w:szCs w:val="21"/>
              <w:bdr w:val="none" w:sz="0" w:space="0" w:color="auto" w:frame="1"/>
            </w:rPr>
          </w:rPrChange>
        </w:rPr>
        <w:pPrChange w:id="1871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872" w:author="Avi" w:date="2014-02-17T21:12:00Z">
        <w:r w:rsidRPr="004C7A6B" w:rsidDel="006430A8">
          <w:rPr>
            <w:rPrChange w:id="1873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heroku ps</w:delText>
        </w:r>
        <w:bookmarkStart w:id="1874" w:name="_Toc380436599"/>
        <w:bookmarkStart w:id="1875" w:name="_Toc380436690"/>
        <w:bookmarkStart w:id="1876" w:name="_Toc380436782"/>
        <w:bookmarkStart w:id="1877" w:name="_Toc380436887"/>
        <w:bookmarkStart w:id="1878" w:name="_Toc380436972"/>
        <w:bookmarkStart w:id="1879" w:name="_Toc380437057"/>
        <w:bookmarkStart w:id="1880" w:name="_Toc380437142"/>
        <w:bookmarkEnd w:id="1874"/>
        <w:bookmarkEnd w:id="1875"/>
        <w:bookmarkEnd w:id="1876"/>
        <w:bookmarkEnd w:id="1877"/>
        <w:bookmarkEnd w:id="1878"/>
        <w:bookmarkEnd w:id="1879"/>
        <w:bookmarkEnd w:id="1880"/>
      </w:del>
    </w:p>
    <w:p w:rsidR="001B184D" w:rsidRPr="004C7A6B" w:rsidDel="006430A8" w:rsidRDefault="001B184D">
      <w:pPr>
        <w:pStyle w:val="2"/>
        <w:numPr>
          <w:ilvl w:val="0"/>
          <w:numId w:val="11"/>
        </w:numPr>
        <w:bidi/>
        <w:rPr>
          <w:del w:id="1881" w:author="Avi" w:date="2014-02-17T21:12:00Z"/>
          <w:rPrChange w:id="1882" w:author="Avi" w:date="2014-02-17T21:21:00Z">
            <w:rPr>
              <w:del w:id="1883" w:author="Avi" w:date="2014-02-17T21:12:00Z"/>
              <w:color w:val="333333"/>
              <w:sz w:val="23"/>
              <w:szCs w:val="23"/>
            </w:rPr>
          </w:rPrChange>
        </w:rPr>
        <w:pPrChange w:id="1884" w:author="Avi" w:date="2014-02-17T21:36:00Z">
          <w:pPr>
            <w:pStyle w:val="HTML"/>
            <w:pBdr>
              <w:top w:val="single" w:sz="6" w:space="2" w:color="888888"/>
              <w:left w:val="single" w:sz="6" w:space="30" w:color="888888"/>
              <w:bottom w:val="single" w:sz="6" w:space="2" w:color="888888"/>
              <w:right w:val="single" w:sz="6" w:space="30" w:color="888888"/>
            </w:pBdr>
            <w:shd w:val="clear" w:color="auto" w:fill="F7F7F7"/>
            <w:spacing w:line="225" w:lineRule="atLeast"/>
            <w:ind w:left="360"/>
          </w:pPr>
        </w:pPrChange>
      </w:pPr>
      <w:del w:id="1885" w:author="Avi" w:date="2014-02-17T21:12:00Z">
        <w:r w:rsidRPr="004C7A6B" w:rsidDel="006430A8">
          <w:rPr>
            <w:rPrChange w:id="1886" w:author="Avi" w:date="2014-02-17T21:21:00Z">
              <w:rPr>
                <w:rStyle w:val="pln"/>
                <w:rFonts w:eastAsiaTheme="majorEastAsia"/>
                <w:color w:val="000000"/>
                <w:sz w:val="21"/>
                <w:szCs w:val="21"/>
                <w:bdr w:val="none" w:sz="0" w:space="0" w:color="auto" w:frame="1"/>
              </w:rPr>
            </w:rPrChange>
          </w:rPr>
          <w:delText>$ heroku logs</w:delText>
        </w:r>
        <w:bookmarkStart w:id="1887" w:name="_Toc380436600"/>
        <w:bookmarkStart w:id="1888" w:name="_Toc380436691"/>
        <w:bookmarkStart w:id="1889" w:name="_Toc380436783"/>
        <w:bookmarkStart w:id="1890" w:name="_Toc380436888"/>
        <w:bookmarkStart w:id="1891" w:name="_Toc380436973"/>
        <w:bookmarkStart w:id="1892" w:name="_Toc380437058"/>
        <w:bookmarkStart w:id="1893" w:name="_Toc380437143"/>
        <w:bookmarkEnd w:id="1887"/>
        <w:bookmarkEnd w:id="1888"/>
        <w:bookmarkEnd w:id="1889"/>
        <w:bookmarkEnd w:id="1890"/>
        <w:bookmarkEnd w:id="1891"/>
        <w:bookmarkEnd w:id="1892"/>
        <w:bookmarkEnd w:id="1893"/>
      </w:del>
    </w:p>
    <w:p w:rsidR="004C7A6B" w:rsidRPr="000643FC" w:rsidRDefault="00CD47FB">
      <w:pPr>
        <w:pStyle w:val="2"/>
        <w:numPr>
          <w:ilvl w:val="0"/>
          <w:numId w:val="11"/>
        </w:numPr>
        <w:bidi/>
        <w:rPr>
          <w:ins w:id="1894" w:author="Avi" w:date="2014-02-17T21:22:00Z"/>
          <w:rPrChange w:id="1895" w:author="Avi" w:date="2014-02-17T21:37:00Z">
            <w:rPr>
              <w:ins w:id="1896" w:author="Avi" w:date="2014-02-17T21:22:00Z"/>
              <w:rStyle w:val="Hyperlink"/>
              <w:color w:val="auto"/>
              <w:u w:val="none"/>
            </w:rPr>
          </w:rPrChange>
        </w:rPr>
        <w:pPrChange w:id="1897" w:author="Avi" w:date="2014-02-17T21:36:00Z">
          <w:pPr>
            <w:pStyle w:val="a3"/>
            <w:numPr>
              <w:numId w:val="4"/>
            </w:numPr>
            <w:bidi/>
            <w:ind w:hanging="360"/>
          </w:pPr>
        </w:pPrChange>
      </w:pPr>
      <w:bookmarkStart w:id="1898" w:name="_Ref378891975"/>
      <w:del w:id="1899" w:author="Avi" w:date="2014-02-17T21:25:00Z">
        <w:r>
          <w:pict>
            <v:shape id="_x0000_s1030" type="#_x0000_t32" style="position:absolute;left:0;text-align:left;margin-left:423.85pt;margin-top:39.85pt;width:38.8pt;height:17.1pt;flip:x;z-index:251663360" o:connectortype="straight" strokecolor="red" strokeweight="1.5pt">
              <v:stroke endarrow="block"/>
            </v:shape>
          </w:pict>
        </w:r>
      </w:del>
      <w:bookmarkStart w:id="1900" w:name="_Toc380437144"/>
      <w:r w:rsidR="00DB3DC1" w:rsidRPr="004C7A6B">
        <w:rPr>
          <w:rFonts w:hint="cs"/>
          <w:rtl/>
          <w:rPrChange w:id="1901" w:author="Avi" w:date="2014-02-17T21:21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שמירת</w:t>
      </w:r>
      <w:r w:rsidR="00DB3DC1" w:rsidRPr="004C7A6B">
        <w:rPr>
          <w:rtl/>
          <w:rPrChange w:id="1902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="00DB3DC1" w:rsidRPr="004C7A6B">
        <w:rPr>
          <w:rFonts w:hint="cs"/>
          <w:rtl/>
          <w:rPrChange w:id="1903" w:author="Avi" w:date="2014-02-17T21:21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הקבצים</w:t>
      </w:r>
      <w:r w:rsidR="00DB3DC1" w:rsidRPr="004C7A6B">
        <w:rPr>
          <w:rtl/>
          <w:rPrChange w:id="1904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="00DB3DC1" w:rsidRPr="004C7A6B">
        <w:rPr>
          <w:rFonts w:hint="cs"/>
          <w:rtl/>
          <w:rPrChange w:id="1905" w:author="Avi" w:date="2014-02-17T21:21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ב</w:t>
      </w:r>
      <w:r w:rsidR="00DB3DC1" w:rsidRPr="004C7A6B">
        <w:rPr>
          <w:rtl/>
          <w:rPrChange w:id="1906" w:author="Avi" w:date="2014-02-17T21:21:00Z">
            <w:rPr>
              <w:rStyle w:val="Hyperlink"/>
              <w:color w:val="auto"/>
              <w:u w:val="none"/>
              <w:rtl/>
            </w:rPr>
          </w:rPrChange>
        </w:rPr>
        <w:t>-</w:t>
      </w:r>
      <w:r w:rsidR="00DB3DC1" w:rsidRPr="004C7A6B">
        <w:rPr>
          <w:rPrChange w:id="1907" w:author="Avi" w:date="2014-02-17T21:21:00Z">
            <w:rPr>
              <w:rStyle w:val="Hyperlink"/>
              <w:color w:val="auto"/>
              <w:u w:val="none"/>
            </w:rPr>
          </w:rPrChange>
        </w:rPr>
        <w:t xml:space="preserve"> </w:t>
      </w:r>
      <w:proofErr w:type="spellStart"/>
      <w:r w:rsidR="00DB3DC1" w:rsidRPr="004C7A6B">
        <w:rPr>
          <w:rPrChange w:id="1908" w:author="Avi" w:date="2014-02-17T21:22:00Z">
            <w:rPr>
              <w:rStyle w:val="Hyperlink"/>
              <w:color w:val="auto"/>
              <w:u w:val="none"/>
            </w:rPr>
          </w:rPrChange>
        </w:rPr>
        <w:t>github</w:t>
      </w:r>
      <w:bookmarkEnd w:id="1900"/>
      <w:proofErr w:type="spellEnd"/>
    </w:p>
    <w:p w:rsidR="001E0C1B" w:rsidRDefault="004C7A6B">
      <w:pPr>
        <w:bidi/>
        <w:spacing w:after="0"/>
        <w:ind w:left="720"/>
        <w:rPr>
          <w:ins w:id="1909" w:author="Avi" w:date="2014-02-17T21:45:00Z"/>
          <w:rtl/>
        </w:rPr>
        <w:pPrChange w:id="1910" w:author="Avi" w:date="2014-02-17T21:46:00Z">
          <w:pPr>
            <w:bidi/>
          </w:pPr>
        </w:pPrChange>
      </w:pPr>
      <w:ins w:id="1911" w:author="Avi" w:date="2014-02-17T21:22:00Z">
        <w:r w:rsidRPr="00E6785A">
          <w:rPr>
            <w:rFonts w:hint="cs"/>
            <w:rtl/>
            <w:rPrChange w:id="1912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אחרי</w:t>
        </w:r>
        <w:r w:rsidRPr="00E6785A">
          <w:rPr>
            <w:rtl/>
            <w:rPrChange w:id="1913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14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שיצרת</w:t>
        </w:r>
      </w:ins>
      <w:ins w:id="1915" w:author="Avi" w:date="2014-02-17T21:24:00Z">
        <w:r w:rsidR="00784494" w:rsidRPr="00E6785A">
          <w:rPr>
            <w:rFonts w:hint="cs"/>
            <w:rtl/>
            <w:rPrChange w:id="1916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ם</w:t>
        </w:r>
      </w:ins>
      <w:ins w:id="1917" w:author="Avi" w:date="2014-02-17T21:22:00Z">
        <w:r w:rsidRPr="00E6785A">
          <w:rPr>
            <w:rtl/>
            <w:rPrChange w:id="1918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19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את</w:t>
        </w:r>
        <w:r w:rsidRPr="00E6785A">
          <w:rPr>
            <w:rtl/>
            <w:rPrChange w:id="1920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21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האפליקציה</w:t>
        </w:r>
        <w:r w:rsidRPr="00E6785A">
          <w:rPr>
            <w:rtl/>
            <w:rPrChange w:id="1922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23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הבסיסית</w:t>
        </w:r>
        <w:r w:rsidRPr="00E6785A">
          <w:rPr>
            <w:rtl/>
            <w:rPrChange w:id="1924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, </w:t>
        </w:r>
        <w:r w:rsidRPr="00E6785A">
          <w:rPr>
            <w:rFonts w:hint="cs"/>
            <w:rtl/>
            <w:rPrChange w:id="1925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עליכם</w:t>
        </w:r>
        <w:r w:rsidRPr="00E6785A">
          <w:rPr>
            <w:rtl/>
            <w:rPrChange w:id="1926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27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להוסיף</w:t>
        </w:r>
        <w:r w:rsidRPr="00E6785A">
          <w:rPr>
            <w:rtl/>
            <w:rPrChange w:id="1928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29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קבצים</w:t>
        </w:r>
        <w:r w:rsidRPr="00E6785A">
          <w:rPr>
            <w:rtl/>
            <w:rPrChange w:id="1930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31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אלו</w:t>
        </w:r>
        <w:r w:rsidRPr="00E6785A">
          <w:rPr>
            <w:rtl/>
            <w:rPrChange w:id="1932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33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למערכת</w:t>
        </w:r>
        <w:r w:rsidRPr="00E6785A">
          <w:rPr>
            <w:rtl/>
            <w:rPrChange w:id="1934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35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ניהול</w:t>
        </w:r>
        <w:r w:rsidRPr="00E6785A">
          <w:rPr>
            <w:rtl/>
            <w:rPrChange w:id="1936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E6785A">
          <w:rPr>
            <w:rFonts w:hint="cs"/>
            <w:rtl/>
            <w:rPrChange w:id="1937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הגרסאות</w:t>
        </w:r>
        <w:r w:rsidRPr="00E6785A">
          <w:rPr>
            <w:rtl/>
            <w:rPrChange w:id="1938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</w:ins>
      <w:proofErr w:type="spellStart"/>
      <w:ins w:id="1939" w:author="Avi" w:date="2014-02-17T21:23:00Z">
        <w:r w:rsidRPr="00E6785A">
          <w:rPr>
            <w:rPrChange w:id="1940" w:author="Avi" w:date="2014-02-17T21:44:00Z">
              <w:rPr>
                <w:rStyle w:val="Hyperlink"/>
                <w:color w:val="auto"/>
                <w:u w:val="none"/>
              </w:rPr>
            </w:rPrChange>
          </w:rPr>
          <w:t>github</w:t>
        </w:r>
        <w:proofErr w:type="spellEnd"/>
        <w:r w:rsidRPr="00E6785A">
          <w:rPr>
            <w:rtl/>
            <w:rPrChange w:id="1941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>.</w:t>
        </w:r>
      </w:ins>
      <w:ins w:id="1942" w:author="Avi" w:date="2014-02-17T21:45:00Z">
        <w:r w:rsidR="001E0C1B">
          <w:rPr>
            <w:rFonts w:hint="cs"/>
            <w:rtl/>
          </w:rPr>
          <w:t xml:space="preserve"> </w:t>
        </w:r>
      </w:ins>
    </w:p>
    <w:p w:rsidR="00DB3DC1" w:rsidRPr="001E0C1B" w:rsidDel="00784494" w:rsidRDefault="004C7A6B">
      <w:pPr>
        <w:bidi/>
        <w:spacing w:after="0"/>
        <w:ind w:left="720"/>
        <w:rPr>
          <w:del w:id="1943" w:author="Avi" w:date="2014-02-17T21:25:00Z"/>
          <w:rPrChange w:id="1944" w:author="Avi" w:date="2014-02-17T21:46:00Z">
            <w:rPr>
              <w:del w:id="1945" w:author="Avi" w:date="2014-02-17T21:25:00Z"/>
              <w:rStyle w:val="Hyperlink"/>
              <w:color w:val="auto"/>
              <w:u w:val="none"/>
            </w:rPr>
          </w:rPrChange>
        </w:rPr>
        <w:pPrChange w:id="1946" w:author="Avi" w:date="2014-02-17T21:46:00Z">
          <w:pPr>
            <w:pStyle w:val="a3"/>
            <w:numPr>
              <w:numId w:val="4"/>
            </w:numPr>
            <w:bidi/>
            <w:ind w:hanging="360"/>
          </w:pPr>
        </w:pPrChange>
      </w:pPr>
      <w:ins w:id="1947" w:author="Avi" w:date="2014-02-17T21:23:00Z">
        <w:r w:rsidRPr="006A791B">
          <w:rPr>
            <w:rFonts w:hint="cs"/>
            <w:rtl/>
            <w:rPrChange w:id="1948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הסבר</w:t>
        </w:r>
        <w:r w:rsidRPr="006A791B">
          <w:rPr>
            <w:rtl/>
            <w:rPrChange w:id="1949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50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בנוגע</w:t>
        </w:r>
        <w:r w:rsidRPr="006A791B">
          <w:rPr>
            <w:rtl/>
            <w:rPrChange w:id="1951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52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לאופן</w:t>
        </w:r>
        <w:r w:rsidRPr="006A791B">
          <w:rPr>
            <w:rtl/>
            <w:rPrChange w:id="1953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54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ביצוע</w:t>
        </w:r>
        <w:r w:rsidRPr="006A791B">
          <w:rPr>
            <w:rtl/>
            <w:rPrChange w:id="1955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56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פעולה</w:t>
        </w:r>
        <w:r w:rsidRPr="006A791B">
          <w:rPr>
            <w:rtl/>
            <w:rPrChange w:id="1957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58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זו</w:t>
        </w:r>
        <w:r w:rsidRPr="006A791B">
          <w:rPr>
            <w:rtl/>
            <w:rPrChange w:id="1959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60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תוכלו</w:t>
        </w:r>
        <w:r w:rsidRPr="006A791B">
          <w:rPr>
            <w:rtl/>
            <w:rPrChange w:id="1961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62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למצוא</w:t>
        </w:r>
        <w:r w:rsidRPr="006A791B">
          <w:rPr>
            <w:rtl/>
            <w:rPrChange w:id="1963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Pr="006A791B">
          <w:rPr>
            <w:rFonts w:hint="cs"/>
            <w:rtl/>
            <w:rPrChange w:id="1964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t>במסמך</w:t>
        </w:r>
      </w:ins>
      <w:ins w:id="1965" w:author="Avi" w:date="2014-02-17T21:24:00Z">
        <w:r w:rsidR="00784494" w:rsidRPr="006A791B">
          <w:rPr>
            <w:rtl/>
            <w:rPrChange w:id="1966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 xml:space="preserve"> </w:t>
        </w:r>
        <w:r w:rsidR="00784494" w:rsidRPr="006A791B">
          <w:rPr>
            <w:rPrChange w:id="1967" w:author="Avi" w:date="2014-02-17T21:44:00Z">
              <w:rPr>
                <w:rStyle w:val="Hyperlink"/>
                <w:color w:val="auto"/>
                <w:u w:val="none"/>
              </w:rPr>
            </w:rPrChange>
          </w:rPr>
          <w:t>4-</w:t>
        </w:r>
      </w:ins>
      <w:ins w:id="1968" w:author="Avi" w:date="2014-02-17T21:23:00Z">
        <w:r w:rsidRPr="006A791B">
          <w:rPr>
            <w:rPrChange w:id="1969" w:author="Avi" w:date="2014-02-17T21:44:00Z">
              <w:rPr>
                <w:rStyle w:val="Hyperlink"/>
                <w:color w:val="auto"/>
                <w:u w:val="none"/>
              </w:rPr>
            </w:rPrChange>
          </w:rPr>
          <w:t>github-new-reposetory</w:t>
        </w:r>
      </w:ins>
      <w:ins w:id="1970" w:author="robi" w:date="2014-02-18T00:13:00Z">
        <w:r w:rsidR="00CD47FB">
          <w:t xml:space="preserve"> </w:t>
        </w:r>
      </w:ins>
      <w:ins w:id="1971" w:author="robi" w:date="2014-02-18T00:14:00Z">
        <w:r w:rsidR="00CD47FB">
          <w:fldChar w:fldCharType="begin"/>
        </w:r>
        <w:r w:rsidR="00CD47FB">
          <w:instrText xml:space="preserve"> HYPERLINK "4-github-new-reposetory.htm" </w:instrText>
        </w:r>
        <w:r w:rsidR="00CD47FB">
          <w:fldChar w:fldCharType="separate"/>
        </w:r>
        <w:r w:rsidR="00CD47FB" w:rsidRPr="00CD47FB">
          <w:rPr>
            <w:rStyle w:val="Hyperlink"/>
          </w:rPr>
          <w:t>4-github-new-reposetory.htm</w:t>
        </w:r>
        <w:r w:rsidR="00CD47FB">
          <w:fldChar w:fldCharType="end"/>
        </w:r>
      </w:ins>
      <w:bookmarkStart w:id="1972" w:name="_GoBack"/>
      <w:bookmarkEnd w:id="1972"/>
      <w:del w:id="1973" w:author="Avi" w:date="2014-02-17T21:45:00Z">
        <w:r w:rsidR="00DB3DC1" w:rsidRPr="006A791B" w:rsidDel="006A791B">
          <w:rPr>
            <w:rPrChange w:id="1974" w:author="Avi" w:date="2014-02-17T21:44:00Z">
              <w:rPr>
                <w:rStyle w:val="Hyperlink"/>
                <w:color w:val="auto"/>
                <w:u w:val="none"/>
              </w:rPr>
            </w:rPrChange>
          </w:rPr>
          <w:br/>
        </w:r>
      </w:del>
      <w:bookmarkEnd w:id="1898"/>
      <w:del w:id="1975" w:author="Avi" w:date="2014-02-17T21:25:00Z">
        <w:r w:rsidR="004B4EFB" w:rsidRPr="001E0C1B" w:rsidDel="00784494">
          <w:rPr>
            <w:rtl/>
            <w:rPrChange w:id="1976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- </w:delText>
        </w:r>
        <w:r w:rsidR="004B4EFB" w:rsidRPr="001E0C1B" w:rsidDel="00784494">
          <w:rPr>
            <w:rFonts w:hint="cs"/>
            <w:rtl/>
            <w:rPrChange w:id="1977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יצירת</w:delText>
        </w:r>
        <w:r w:rsidR="004B4EFB" w:rsidRPr="001E0C1B" w:rsidDel="00784494">
          <w:rPr>
            <w:rtl/>
            <w:rPrChange w:id="1978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79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מאגר</w:delText>
        </w:r>
        <w:r w:rsidR="004B4EFB" w:rsidRPr="001E0C1B" w:rsidDel="00784494">
          <w:rPr>
            <w:rtl/>
            <w:rPrChange w:id="1980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81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חדש</w:delText>
        </w:r>
        <w:r w:rsidR="004B4EFB" w:rsidRPr="001E0C1B" w:rsidDel="00784494">
          <w:rPr>
            <w:rtl/>
            <w:rPrChange w:id="1982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83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</w:delText>
        </w:r>
        <w:r w:rsidR="004B4EFB" w:rsidRPr="001E0C1B" w:rsidDel="00784494">
          <w:rPr>
            <w:rtl/>
            <w:rPrChange w:id="1984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>-</w:delText>
        </w:r>
        <w:r w:rsidR="004B4EFB" w:rsidRPr="001E0C1B" w:rsidDel="00784494">
          <w:rPr>
            <w:rPrChange w:id="1985" w:author="Avi" w:date="2014-02-17T21:46:00Z">
              <w:rPr>
                <w:rStyle w:val="Hyperlink"/>
                <w:color w:val="auto"/>
                <w:u w:val="none"/>
              </w:rPr>
            </w:rPrChange>
          </w:rPr>
          <w:delText>github</w:delText>
        </w:r>
        <w:r w:rsidR="004B4EFB" w:rsidRPr="001E0C1B" w:rsidDel="00784494">
          <w:rPr>
            <w:rtl/>
            <w:rPrChange w:id="1986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="004B4EFB" w:rsidRPr="001E0C1B" w:rsidDel="00784494">
          <w:rPr>
            <w:rFonts w:hint="cs"/>
            <w:rtl/>
            <w:rPrChange w:id="1987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מספיק</w:delText>
        </w:r>
        <w:r w:rsidR="004B4EFB" w:rsidRPr="001E0C1B" w:rsidDel="00784494">
          <w:rPr>
            <w:rtl/>
            <w:rPrChange w:id="1988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89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לבחור</w:delText>
        </w:r>
        <w:r w:rsidR="004B4EFB" w:rsidRPr="001E0C1B" w:rsidDel="00784494">
          <w:rPr>
            <w:rtl/>
            <w:rPrChange w:id="1990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91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שם</w:delText>
        </w:r>
        <w:r w:rsidR="004B4EFB" w:rsidRPr="001E0C1B" w:rsidDel="00784494">
          <w:rPr>
            <w:rtl/>
            <w:rPrChange w:id="1992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="004B4EFB" w:rsidRPr="001E0C1B" w:rsidDel="00784494">
          <w:rPr>
            <w:rFonts w:hint="cs"/>
            <w:rtl/>
            <w:rPrChange w:id="1993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אפשר</w:delText>
        </w:r>
        <w:r w:rsidR="004B4EFB" w:rsidRPr="001E0C1B" w:rsidDel="00784494">
          <w:rPr>
            <w:rtl/>
            <w:rPrChange w:id="1994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95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להשאיר</w:delText>
        </w:r>
        <w:r w:rsidR="004B4EFB" w:rsidRPr="001E0C1B" w:rsidDel="00784494">
          <w:rPr>
            <w:rtl/>
            <w:rPrChange w:id="1996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97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="004B4EFB" w:rsidRPr="001E0C1B" w:rsidDel="00784494">
          <w:rPr>
            <w:rtl/>
            <w:rPrChange w:id="1998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1999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שאר</w:delText>
        </w:r>
        <w:r w:rsidR="004B4EFB" w:rsidRPr="001E0C1B" w:rsidDel="00784494">
          <w:rPr>
            <w:rtl/>
            <w:rPrChange w:id="2000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2001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השדות</w:delText>
        </w:r>
        <w:r w:rsidR="004B4EFB" w:rsidRPr="001E0C1B" w:rsidDel="00784494">
          <w:rPr>
            <w:rtl/>
            <w:rPrChange w:id="2002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="004B4EFB" w:rsidRPr="001E0C1B" w:rsidDel="00784494">
          <w:rPr>
            <w:rFonts w:hint="cs"/>
            <w:rtl/>
            <w:rPrChange w:id="2003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ריקים</w:delText>
        </w:r>
        <w:r w:rsidR="004B4EFB" w:rsidRPr="001E0C1B" w:rsidDel="00784494">
          <w:rPr>
            <w:rtl/>
            <w:rPrChange w:id="2004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>):</w:delText>
        </w:r>
        <w:r w:rsidR="004B4EFB" w:rsidRPr="001E0C1B" w:rsidDel="00784494">
          <w:rPr>
            <w:rtl/>
            <w:rPrChange w:id="2005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br/>
        </w:r>
        <w:r w:rsidR="004B4EFB" w:rsidRPr="001E0C1B" w:rsidDel="00784494">
          <w:rPr>
            <w:noProof/>
            <w:rPrChange w:id="2006" w:author="Avi" w:date="2014-02-17T21:46:00Z">
              <w:rPr>
                <w:noProof/>
              </w:rPr>
            </w:rPrChange>
          </w:rPr>
          <w:drawing>
            <wp:inline distT="0" distB="0" distL="0" distR="0" wp14:anchorId="08251ACA" wp14:editId="128168B0">
              <wp:extent cx="5943600" cy="3919220"/>
              <wp:effectExtent l="0" t="0" r="0" b="0"/>
              <wp:docPr id="3" name="תמונה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19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DB3DC1" w:rsidRPr="001E0C1B" w:rsidDel="00784494" w:rsidRDefault="00F4464B">
      <w:pPr>
        <w:bidi/>
        <w:spacing w:after="0"/>
        <w:ind w:left="720"/>
        <w:rPr>
          <w:del w:id="2007" w:author="Avi" w:date="2014-02-17T21:25:00Z"/>
          <w:rPrChange w:id="2008" w:author="Avi" w:date="2014-02-17T21:46:00Z">
            <w:rPr>
              <w:del w:id="2009" w:author="Avi" w:date="2014-02-17T21:25:00Z"/>
              <w:rStyle w:val="Hyperlink"/>
              <w:color w:val="auto"/>
              <w:u w:val="none"/>
            </w:rPr>
          </w:rPrChange>
        </w:rPr>
        <w:pPrChange w:id="2010" w:author="Avi" w:date="2014-02-17T21:46:00Z">
          <w:pPr>
            <w:pStyle w:val="a3"/>
            <w:numPr>
              <w:numId w:val="2"/>
            </w:numPr>
            <w:bidi/>
            <w:ind w:hanging="360"/>
          </w:pPr>
        </w:pPrChange>
      </w:pPr>
      <w:del w:id="2011" w:author="Avi" w:date="2014-02-17T21:25:00Z">
        <w:r w:rsidRPr="001E0C1B" w:rsidDel="00784494">
          <w:rPr>
            <w:rFonts w:hint="cs"/>
            <w:rtl/>
            <w:rPrChange w:id="2012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לפי</w:delText>
        </w:r>
        <w:r w:rsidRPr="001E0C1B" w:rsidDel="00784494">
          <w:rPr>
            <w:rtl/>
            <w:rPrChange w:id="2013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14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ההוראות</w:delText>
        </w:r>
        <w:r w:rsidRPr="001E0C1B" w:rsidDel="00784494">
          <w:rPr>
            <w:rtl/>
            <w:rPrChange w:id="2015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16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במסך</w:delText>
        </w:r>
        <w:r w:rsidRPr="001E0C1B" w:rsidDel="00784494">
          <w:rPr>
            <w:rtl/>
            <w:rPrChange w:id="2017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18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הבא</w:delText>
        </w:r>
        <w:r w:rsidRPr="001E0C1B" w:rsidDel="00784494">
          <w:rPr>
            <w:rtl/>
            <w:rPrChange w:id="2019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, </w:delText>
        </w:r>
        <w:r w:rsidRPr="001E0C1B" w:rsidDel="00784494">
          <w:rPr>
            <w:rFonts w:hint="cs"/>
            <w:rtl/>
            <w:rPrChange w:id="2020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קישור</w:delText>
        </w:r>
        <w:r w:rsidRPr="001E0C1B" w:rsidDel="00784494">
          <w:rPr>
            <w:rtl/>
            <w:rPrChange w:id="2021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22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המאגר</w:delText>
        </w:r>
        <w:r w:rsidRPr="001E0C1B" w:rsidDel="00784494">
          <w:rPr>
            <w:rtl/>
            <w:rPrChange w:id="2023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24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שנוצא</w:delText>
        </w:r>
        <w:r w:rsidRPr="001E0C1B" w:rsidDel="00784494">
          <w:rPr>
            <w:rtl/>
            <w:rPrChange w:id="2025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26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למאגר</w:delText>
        </w:r>
        <w:r w:rsidRPr="001E0C1B" w:rsidDel="00784494">
          <w:rPr>
            <w:rtl/>
            <w:rPrChange w:id="2027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28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המקומי</w:delText>
        </w:r>
      </w:del>
    </w:p>
    <w:p w:rsidR="00F4464B" w:rsidRPr="001E0C1B" w:rsidDel="00784494" w:rsidRDefault="00F4464B">
      <w:pPr>
        <w:bidi/>
        <w:spacing w:after="0"/>
        <w:ind w:left="720"/>
        <w:rPr>
          <w:del w:id="2029" w:author="Avi" w:date="2014-02-17T21:25:00Z"/>
          <w:rPrChange w:id="2030" w:author="Avi" w:date="2014-02-17T21:46:00Z">
            <w:rPr>
              <w:del w:id="2031" w:author="Avi" w:date="2014-02-17T21:25:00Z"/>
              <w:rFonts w:ascii="Consolas" w:eastAsia="Times New Roman" w:hAnsi="Consolas" w:cs="Consolas"/>
              <w:color w:val="333333"/>
              <w:sz w:val="18"/>
              <w:szCs w:val="18"/>
              <w:bdr w:val="none" w:sz="0" w:space="0" w:color="auto" w:frame="1"/>
            </w:rPr>
          </w:rPrChange>
        </w:rPr>
        <w:pPrChange w:id="2032" w:author="Avi" w:date="2014-02-17T21:46:00Z">
          <w:pPr>
            <w:pBdr>
              <w:top w:val="single" w:sz="6" w:space="5" w:color="DDDDDD"/>
              <w:left w:val="single" w:sz="6" w:space="8" w:color="DDDDDD"/>
              <w:bottom w:val="single" w:sz="6" w:space="5" w:color="DDDDDD"/>
              <w:right w:val="single" w:sz="6" w:space="8" w:color="DDDDDD"/>
            </w:pBdr>
            <w:shd w:val="clear" w:color="auto" w:fill="F8F8F8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85" w:lineRule="atLeast"/>
            <w:ind w:left="360"/>
          </w:pPr>
        </w:pPrChange>
      </w:pPr>
      <w:del w:id="2033" w:author="Avi" w:date="2014-02-17T21:25:00Z">
        <w:r w:rsidRPr="001E0C1B" w:rsidDel="00784494">
          <w:rPr>
            <w:rPrChange w:id="2034" w:author="Avi" w:date="2014-02-17T21:46:00Z">
              <w:rPr>
                <w:rFonts w:ascii="Consolas" w:eastAsia="Times New Roman" w:hAnsi="Consolas" w:cs="Consolas"/>
                <w:color w:val="333333"/>
                <w:sz w:val="18"/>
                <w:szCs w:val="18"/>
                <w:bdr w:val="none" w:sz="0" w:space="0" w:color="auto" w:frame="1"/>
              </w:rPr>
            </w:rPrChange>
          </w:rPr>
          <w:delText>$ git remote add origin https://github.com/robi-y/hello-play.git</w:delText>
        </w:r>
      </w:del>
    </w:p>
    <w:p w:rsidR="00F4464B" w:rsidRPr="001E0C1B" w:rsidDel="00784494" w:rsidRDefault="00F4464B">
      <w:pPr>
        <w:bidi/>
        <w:spacing w:after="0"/>
        <w:ind w:left="720"/>
        <w:rPr>
          <w:del w:id="2035" w:author="Avi" w:date="2014-02-17T21:25:00Z"/>
          <w:rPrChange w:id="2036" w:author="Avi" w:date="2014-02-17T21:46:00Z">
            <w:rPr>
              <w:del w:id="2037" w:author="Avi" w:date="2014-02-17T21:25:00Z"/>
              <w:rFonts w:ascii="Consolas" w:eastAsia="Times New Roman" w:hAnsi="Consolas" w:cs="Consolas"/>
              <w:color w:val="333333"/>
              <w:sz w:val="20"/>
              <w:szCs w:val="20"/>
            </w:rPr>
          </w:rPrChange>
        </w:rPr>
        <w:pPrChange w:id="2038" w:author="Avi" w:date="2014-02-17T21:46:00Z">
          <w:pPr>
            <w:pBdr>
              <w:top w:val="single" w:sz="6" w:space="5" w:color="DDDDDD"/>
              <w:left w:val="single" w:sz="6" w:space="8" w:color="DDDDDD"/>
              <w:bottom w:val="single" w:sz="6" w:space="5" w:color="DDDDDD"/>
              <w:right w:val="single" w:sz="6" w:space="8" w:color="DDDDDD"/>
            </w:pBdr>
            <w:shd w:val="clear" w:color="auto" w:fill="F8F8F8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85" w:lineRule="atLeast"/>
            <w:ind w:left="360"/>
          </w:pPr>
        </w:pPrChange>
      </w:pPr>
      <w:del w:id="2039" w:author="Avi" w:date="2014-02-17T21:25:00Z">
        <w:r w:rsidRPr="001E0C1B" w:rsidDel="00784494">
          <w:rPr>
            <w:rPrChange w:id="2040" w:author="Avi" w:date="2014-02-17T21:46:00Z">
              <w:rPr>
                <w:rFonts w:ascii="Consolas" w:eastAsia="Times New Roman" w:hAnsi="Consolas" w:cs="Consolas"/>
                <w:color w:val="333333"/>
                <w:sz w:val="18"/>
                <w:szCs w:val="18"/>
                <w:bdr w:val="none" w:sz="0" w:space="0" w:color="auto" w:frame="1"/>
              </w:rPr>
            </w:rPrChange>
          </w:rPr>
          <w:delText>$ git push -u origin master</w:delText>
        </w:r>
      </w:del>
    </w:p>
    <w:p w:rsidR="00F4464B" w:rsidRPr="001E0C1B" w:rsidDel="006A791B" w:rsidRDefault="00F4464B">
      <w:pPr>
        <w:bidi/>
        <w:spacing w:after="0"/>
        <w:ind w:left="720"/>
        <w:rPr>
          <w:del w:id="2041" w:author="Avi" w:date="2014-02-17T21:45:00Z"/>
          <w:rPrChange w:id="2042" w:author="Avi" w:date="2014-02-17T21:46:00Z">
            <w:rPr>
              <w:del w:id="2043" w:author="Avi" w:date="2014-02-17T21:45:00Z"/>
              <w:rStyle w:val="Hyperlink"/>
              <w:color w:val="auto"/>
              <w:u w:val="none"/>
            </w:rPr>
          </w:rPrChange>
        </w:rPr>
        <w:pPrChange w:id="2044" w:author="Avi" w:date="2014-02-17T21:46:00Z">
          <w:pPr>
            <w:pStyle w:val="a3"/>
            <w:numPr>
              <w:numId w:val="2"/>
            </w:numPr>
            <w:bidi/>
            <w:ind w:hanging="360"/>
          </w:pPr>
        </w:pPrChange>
      </w:pPr>
      <w:del w:id="2045" w:author="Avi" w:date="2014-02-17T21:25:00Z">
        <w:r w:rsidRPr="001E0C1B" w:rsidDel="00784494">
          <w:rPr>
            <w:rFonts w:hint="cs"/>
            <w:rtl/>
            <w:rPrChange w:id="2046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לוודא</w:delText>
        </w:r>
        <w:r w:rsidRPr="001E0C1B" w:rsidDel="00784494">
          <w:rPr>
            <w:rtl/>
            <w:rPrChange w:id="2047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48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בממשק</w:delText>
        </w:r>
        <w:r w:rsidRPr="001E0C1B" w:rsidDel="00784494">
          <w:rPr>
            <w:rtl/>
            <w:rPrChange w:id="2049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PrChange w:id="2050" w:author="Avi" w:date="2014-02-17T21:46:00Z">
              <w:rPr>
                <w:rStyle w:val="Hyperlink"/>
                <w:color w:val="auto"/>
                <w:u w:val="none"/>
              </w:rPr>
            </w:rPrChange>
          </w:rPr>
          <w:delText>github</w:delText>
        </w:r>
        <w:r w:rsidRPr="001E0C1B" w:rsidDel="00784494">
          <w:rPr>
            <w:rtl/>
            <w:rPrChange w:id="2051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52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שהמאגר</w:delText>
        </w:r>
        <w:r w:rsidRPr="001E0C1B" w:rsidDel="00784494">
          <w:rPr>
            <w:rtl/>
            <w:rPrChange w:id="2053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54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החדש</w:delText>
        </w:r>
        <w:r w:rsidRPr="001E0C1B" w:rsidDel="00784494">
          <w:rPr>
            <w:rtl/>
            <w:rPrChange w:id="2055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56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מכיל</w:delText>
        </w:r>
        <w:r w:rsidRPr="001E0C1B" w:rsidDel="00784494">
          <w:rPr>
            <w:rtl/>
            <w:rPrChange w:id="2057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 </w:delText>
        </w:r>
        <w:r w:rsidRPr="001E0C1B" w:rsidDel="00784494">
          <w:rPr>
            <w:rFonts w:hint="cs"/>
            <w:rtl/>
            <w:rPrChange w:id="2058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1E0C1B" w:rsidDel="00784494">
          <w:rPr>
            <w:rtl/>
            <w:rPrChange w:id="2059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60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קבצי</w:delText>
        </w:r>
        <w:r w:rsidRPr="001E0C1B" w:rsidDel="00784494">
          <w:rPr>
            <w:rtl/>
            <w:rPrChange w:id="2061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62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האפליקציה</w:delText>
        </w:r>
        <w:r w:rsidRPr="001E0C1B" w:rsidDel="00784494">
          <w:rPr>
            <w:rtl/>
            <w:rPrChange w:id="2063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(</w:delText>
        </w:r>
        <w:r w:rsidRPr="001E0C1B" w:rsidDel="00784494">
          <w:rPr>
            <w:rFonts w:hint="cs"/>
            <w:rtl/>
            <w:rPrChange w:id="2064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לרענן</w:delText>
        </w:r>
        <w:r w:rsidRPr="001E0C1B" w:rsidDel="00784494">
          <w:rPr>
            <w:rtl/>
            <w:rPrChange w:id="2065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66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את</w:delText>
        </w:r>
        <w:r w:rsidRPr="001E0C1B" w:rsidDel="00784494">
          <w:rPr>
            <w:rtl/>
            <w:rPrChange w:id="2067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1E0C1B" w:rsidDel="00784494">
          <w:rPr>
            <w:rFonts w:hint="cs"/>
            <w:rtl/>
            <w:rPrChange w:id="2068" w:author="Avi" w:date="2014-02-17T21:46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המסך</w:delText>
        </w:r>
        <w:r w:rsidRPr="001E0C1B" w:rsidDel="00784494">
          <w:rPr>
            <w:rtl/>
            <w:rPrChange w:id="2069" w:author="Avi" w:date="2014-02-17T21:46:00Z">
              <w:rPr>
                <w:rStyle w:val="Hyperlink"/>
                <w:color w:val="auto"/>
                <w:u w:val="none"/>
                <w:rtl/>
              </w:rPr>
            </w:rPrChange>
          </w:rPr>
          <w:delText>)</w:delText>
        </w:r>
        <w:r w:rsidR="00681E9F" w:rsidRPr="001E0C1B" w:rsidDel="00784494">
          <w:rPr>
            <w:rPrChange w:id="2070" w:author="Avi" w:date="2014-02-17T21:46:00Z">
              <w:rPr>
                <w:rStyle w:val="Hyperlink"/>
                <w:color w:val="auto"/>
                <w:u w:val="none"/>
              </w:rPr>
            </w:rPrChange>
          </w:rPr>
          <w:br/>
        </w:r>
        <w:r w:rsidR="00681E9F" w:rsidRPr="001E0C1B" w:rsidDel="00784494">
          <w:rPr>
            <w:noProof/>
            <w:rPrChange w:id="2071" w:author="Avi" w:date="2014-02-17T21:46:00Z">
              <w:rPr>
                <w:noProof/>
              </w:rPr>
            </w:rPrChange>
          </w:rPr>
          <w:drawing>
            <wp:inline distT="0" distB="0" distL="0" distR="0" wp14:anchorId="7B134EA0" wp14:editId="2EBC3BF3">
              <wp:extent cx="4816046" cy="4355023"/>
              <wp:effectExtent l="19050" t="0" r="3604" b="0"/>
              <wp:docPr id="14" name="תמונה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7745" cy="43565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0643FC" w:rsidRPr="001E0C1B" w:rsidRDefault="000643FC">
      <w:pPr>
        <w:bidi/>
        <w:spacing w:after="0"/>
        <w:ind w:left="720"/>
        <w:rPr>
          <w:ins w:id="2072" w:author="Avi" w:date="2014-02-17T21:45:00Z"/>
          <w:rtl/>
          <w:rPrChange w:id="2073" w:author="Avi" w:date="2014-02-17T21:46:00Z">
            <w:rPr>
              <w:ins w:id="2074" w:author="Avi" w:date="2014-02-17T21:45:00Z"/>
              <w:rStyle w:val="Hyperlink"/>
              <w:color w:val="auto"/>
              <w:u w:val="none"/>
              <w:rtl/>
            </w:rPr>
          </w:rPrChange>
        </w:rPr>
        <w:pPrChange w:id="2075" w:author="Avi" w:date="2014-02-17T21:46:00Z">
          <w:pPr>
            <w:bidi/>
          </w:pPr>
        </w:pPrChange>
      </w:pPr>
    </w:p>
    <w:p w:rsidR="006A791B" w:rsidRPr="006A791B" w:rsidRDefault="006A791B">
      <w:pPr>
        <w:bidi/>
        <w:rPr>
          <w:ins w:id="2076" w:author="Avi" w:date="2014-02-17T21:37:00Z"/>
          <w:rtl/>
          <w:rPrChange w:id="2077" w:author="Avi" w:date="2014-02-17T21:45:00Z">
            <w:rPr>
              <w:ins w:id="2078" w:author="Avi" w:date="2014-02-17T21:37:00Z"/>
              <w:rStyle w:val="Hyperlink"/>
              <w:color w:val="auto"/>
              <w:u w:val="none"/>
              <w:rtl/>
            </w:rPr>
          </w:rPrChange>
        </w:rPr>
        <w:pPrChange w:id="2079" w:author="Avi" w:date="2014-02-17T21:45:00Z">
          <w:pPr>
            <w:bidi/>
          </w:pPr>
        </w:pPrChange>
      </w:pPr>
    </w:p>
    <w:p w:rsidR="000643FC" w:rsidRPr="00E6785A" w:rsidRDefault="00A706B9">
      <w:pPr>
        <w:bidi/>
        <w:spacing w:after="0"/>
        <w:rPr>
          <w:ins w:id="2080" w:author="Avi" w:date="2014-02-17T21:35:00Z"/>
          <w:rtl/>
          <w:rPrChange w:id="2081" w:author="Avi" w:date="2014-02-17T21:44:00Z">
            <w:rPr>
              <w:ins w:id="2082" w:author="Avi" w:date="2014-02-17T21:35:00Z"/>
              <w:rStyle w:val="Hyperlink"/>
              <w:color w:val="auto"/>
              <w:u w:val="none"/>
              <w:rtl/>
            </w:rPr>
          </w:rPrChange>
        </w:rPr>
        <w:pPrChange w:id="2083" w:author="Avi" w:date="2014-02-17T21:44:00Z">
          <w:pPr>
            <w:bidi/>
          </w:pPr>
        </w:pPrChange>
      </w:pPr>
      <w:r w:rsidRPr="00E6785A">
        <w:rPr>
          <w:rFonts w:hint="cs"/>
          <w:rtl/>
          <w:rPrChange w:id="2084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עד</w:t>
      </w:r>
      <w:r w:rsidRPr="00E6785A">
        <w:rPr>
          <w:rtl/>
          <w:rPrChange w:id="2085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086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כאן</w:t>
      </w:r>
      <w:r w:rsidRPr="00E6785A">
        <w:rPr>
          <w:rtl/>
          <w:rPrChange w:id="2087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="00F86211" w:rsidRPr="00E6785A">
        <w:rPr>
          <w:rFonts w:hint="cs"/>
          <w:rtl/>
          <w:rPrChange w:id="2088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ל</w:t>
      </w:r>
      <w:r w:rsidRPr="00E6785A">
        <w:rPr>
          <w:rFonts w:hint="cs"/>
          <w:rtl/>
          <w:rPrChange w:id="2089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שבוע</w:t>
      </w:r>
      <w:r w:rsidRPr="00E6785A">
        <w:rPr>
          <w:rtl/>
          <w:rPrChange w:id="2090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="00F86211" w:rsidRPr="00E6785A">
        <w:rPr>
          <w:rtl/>
          <w:rPrChange w:id="2091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>1</w:t>
      </w:r>
      <w:del w:id="2092" w:author="Avi" w:date="2014-02-17T21:35:00Z">
        <w:r w:rsidR="00DB3DC1" w:rsidRPr="00E6785A" w:rsidDel="000643FC">
          <w:rPr>
            <w:rtl/>
            <w:rPrChange w:id="2093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delText>:</w:delText>
        </w:r>
      </w:del>
      <w:ins w:id="2094" w:author="Avi" w:date="2014-02-17T21:35:00Z">
        <w:r w:rsidR="000643FC" w:rsidRPr="00E6785A">
          <w:rPr>
            <w:rtl/>
            <w:rPrChange w:id="2095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t>.</w:t>
        </w:r>
      </w:ins>
    </w:p>
    <w:p w:rsidR="000643FC" w:rsidRPr="00E6785A" w:rsidRDefault="00DB3DC1">
      <w:pPr>
        <w:bidi/>
        <w:spacing w:after="0"/>
        <w:ind w:left="720"/>
        <w:rPr>
          <w:ins w:id="2096" w:author="Avi" w:date="2014-02-17T21:35:00Z"/>
          <w:rtl/>
          <w:rPrChange w:id="2097" w:author="Avi" w:date="2014-02-17T21:44:00Z">
            <w:rPr>
              <w:ins w:id="2098" w:author="Avi" w:date="2014-02-17T21:35:00Z"/>
              <w:rStyle w:val="Hyperlink"/>
              <w:color w:val="auto"/>
              <w:u w:val="none"/>
              <w:rtl/>
            </w:rPr>
          </w:rPrChange>
        </w:rPr>
        <w:pPrChange w:id="2099" w:author="Avi" w:date="2014-02-17T21:44:00Z">
          <w:pPr>
            <w:bidi/>
          </w:pPr>
        </w:pPrChange>
      </w:pPr>
      <w:r w:rsidRPr="00E6785A">
        <w:rPr>
          <w:rtl/>
          <w:rPrChange w:id="2100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="00571126" w:rsidRPr="00E6785A">
        <w:rPr>
          <w:rFonts w:hint="cs"/>
          <w:rtl/>
          <w:rPrChange w:id="2101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להגשה</w:t>
      </w:r>
      <w:r w:rsidR="00571126" w:rsidRPr="00E6785A">
        <w:rPr>
          <w:rtl/>
          <w:rPrChange w:id="2102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- </w:t>
      </w:r>
      <w:r w:rsidRPr="00E6785A">
        <w:rPr>
          <w:rFonts w:hint="cs"/>
          <w:rtl/>
          <w:rPrChange w:id="2103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שני</w:t>
      </w:r>
      <w:r w:rsidRPr="00E6785A">
        <w:rPr>
          <w:rtl/>
          <w:rPrChange w:id="2104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105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קישורים</w:t>
      </w:r>
      <w:r w:rsidR="00A706B9" w:rsidRPr="00E6785A">
        <w:rPr>
          <w:rtl/>
          <w:rPrChange w:id="2106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>:</w:t>
      </w:r>
      <w:r w:rsidRPr="00E6785A">
        <w:rPr>
          <w:rtl/>
          <w:rPrChange w:id="2107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</w:p>
    <w:p w:rsidR="000643FC" w:rsidRPr="00E6785A" w:rsidRDefault="00DB3DC1">
      <w:pPr>
        <w:pStyle w:val="a3"/>
        <w:numPr>
          <w:ilvl w:val="0"/>
          <w:numId w:val="13"/>
        </w:numPr>
        <w:bidi/>
        <w:spacing w:after="0"/>
        <w:rPr>
          <w:ins w:id="2108" w:author="Avi" w:date="2014-02-17T21:35:00Z"/>
          <w:rPrChange w:id="2109" w:author="Avi" w:date="2014-02-17T21:44:00Z">
            <w:rPr>
              <w:ins w:id="2110" w:author="Avi" w:date="2014-02-17T21:35:00Z"/>
              <w:rStyle w:val="Hyperlink"/>
              <w:color w:val="auto"/>
              <w:u w:val="none"/>
            </w:rPr>
          </w:rPrChange>
        </w:rPr>
        <w:pPrChange w:id="2111" w:author="Avi" w:date="2014-02-17T21:44:00Z">
          <w:pPr>
            <w:bidi/>
          </w:pPr>
        </w:pPrChange>
      </w:pPr>
      <w:r w:rsidRPr="00E6785A">
        <w:rPr>
          <w:rFonts w:hint="cs"/>
          <w:rtl/>
          <w:rPrChange w:id="2112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לאפליקציה</w:t>
      </w:r>
      <w:r w:rsidRPr="00E6785A">
        <w:rPr>
          <w:rtl/>
          <w:rPrChange w:id="2113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114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הרצה</w:t>
      </w:r>
      <w:r w:rsidRPr="00E6785A">
        <w:rPr>
          <w:rtl/>
          <w:rPrChange w:id="2115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116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ב</w:t>
      </w:r>
      <w:r w:rsidRPr="00E6785A">
        <w:rPr>
          <w:rtl/>
          <w:rPrChange w:id="2117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>-</w:t>
      </w:r>
      <w:proofErr w:type="spellStart"/>
      <w:r w:rsidRPr="00E6785A">
        <w:rPr>
          <w:rPrChange w:id="2118" w:author="Avi" w:date="2014-02-17T21:44:00Z">
            <w:rPr>
              <w:rStyle w:val="Hyperlink"/>
              <w:color w:val="auto"/>
              <w:u w:val="none"/>
            </w:rPr>
          </w:rPrChange>
        </w:rPr>
        <w:t>heroku</w:t>
      </w:r>
      <w:proofErr w:type="spellEnd"/>
    </w:p>
    <w:p w:rsidR="00330543" w:rsidRDefault="00DB3DC1">
      <w:pPr>
        <w:pStyle w:val="a3"/>
        <w:numPr>
          <w:ilvl w:val="0"/>
          <w:numId w:val="13"/>
        </w:numPr>
        <w:bidi/>
        <w:spacing w:after="0"/>
        <w:pPrChange w:id="2119" w:author="Avi" w:date="2014-02-17T21:44:00Z">
          <w:pPr>
            <w:bidi/>
          </w:pPr>
        </w:pPrChange>
      </w:pPr>
      <w:del w:id="2120" w:author="Avi" w:date="2014-02-17T21:35:00Z">
        <w:r w:rsidRPr="00E6785A" w:rsidDel="000643FC">
          <w:rPr>
            <w:rtl/>
            <w:rPrChange w:id="2121" w:author="Avi" w:date="2014-02-17T21:44:00Z">
              <w:rPr>
                <w:rStyle w:val="Hyperlink"/>
                <w:color w:val="auto"/>
                <w:u w:val="none"/>
                <w:rtl/>
              </w:rPr>
            </w:rPrChange>
          </w:rPr>
          <w:delText xml:space="preserve"> </w:delText>
        </w:r>
        <w:r w:rsidRPr="00E6785A" w:rsidDel="000643FC">
          <w:rPr>
            <w:rFonts w:hint="cs"/>
            <w:rtl/>
            <w:rPrChange w:id="2122" w:author="Avi" w:date="2014-02-17T21:44:00Z">
              <w:rPr>
                <w:rStyle w:val="Hyperlink"/>
                <w:rFonts w:hint="cs"/>
                <w:color w:val="auto"/>
                <w:u w:val="none"/>
                <w:rtl/>
              </w:rPr>
            </w:rPrChange>
          </w:rPr>
          <w:delText>ו</w:delText>
        </w:r>
      </w:del>
      <w:r w:rsidRPr="00E6785A">
        <w:rPr>
          <w:rFonts w:hint="cs"/>
          <w:rtl/>
          <w:rPrChange w:id="2123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למאגר</w:t>
      </w:r>
      <w:r w:rsidRPr="00E6785A">
        <w:rPr>
          <w:rtl/>
          <w:rPrChange w:id="2124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125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הקוד</w:t>
      </w:r>
      <w:r w:rsidRPr="00E6785A">
        <w:rPr>
          <w:rtl/>
          <w:rPrChange w:id="2126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 </w:t>
      </w:r>
      <w:r w:rsidRPr="00E6785A">
        <w:rPr>
          <w:rFonts w:hint="cs"/>
          <w:rtl/>
          <w:rPrChange w:id="2127" w:author="Avi" w:date="2014-02-17T21:44:00Z">
            <w:rPr>
              <w:rStyle w:val="Hyperlink"/>
              <w:rFonts w:hint="cs"/>
              <w:color w:val="auto"/>
              <w:u w:val="none"/>
              <w:rtl/>
            </w:rPr>
          </w:rPrChange>
        </w:rPr>
        <w:t>ב</w:t>
      </w:r>
      <w:r w:rsidRPr="00E6785A">
        <w:rPr>
          <w:rtl/>
          <w:rPrChange w:id="2128" w:author="Avi" w:date="2014-02-17T21:44:00Z">
            <w:rPr>
              <w:rStyle w:val="Hyperlink"/>
              <w:color w:val="auto"/>
              <w:u w:val="none"/>
              <w:rtl/>
            </w:rPr>
          </w:rPrChange>
        </w:rPr>
        <w:t xml:space="preserve">- </w:t>
      </w:r>
      <w:proofErr w:type="spellStart"/>
      <w:r w:rsidRPr="00E6785A">
        <w:rPr>
          <w:rPrChange w:id="2129" w:author="Avi" w:date="2014-02-17T21:44:00Z">
            <w:rPr>
              <w:rStyle w:val="Hyperlink"/>
              <w:color w:val="auto"/>
              <w:u w:val="none"/>
            </w:rPr>
          </w:rPrChange>
        </w:rPr>
        <w:t>github</w:t>
      </w:r>
      <w:proofErr w:type="spellEnd"/>
    </w:p>
    <w:p w:rsidR="000643FC" w:rsidRDefault="000643FC">
      <w:pPr>
        <w:pStyle w:val="2"/>
        <w:bidi/>
        <w:spacing w:before="0"/>
        <w:ind w:left="720"/>
        <w:rPr>
          <w:ins w:id="2130" w:author="Avi" w:date="2014-02-17T21:37:00Z"/>
          <w:rtl/>
        </w:rPr>
        <w:pPrChange w:id="2131" w:author="Avi" w:date="2014-02-17T21:37:00Z">
          <w:pPr>
            <w:pStyle w:val="2"/>
            <w:numPr>
              <w:numId w:val="7"/>
            </w:numPr>
            <w:bidi/>
            <w:ind w:left="720" w:hanging="360"/>
          </w:pPr>
        </w:pPrChange>
      </w:pPr>
    </w:p>
    <w:p w:rsidR="0001117E" w:rsidRDefault="000643FC">
      <w:pPr>
        <w:pStyle w:val="2"/>
        <w:bidi/>
        <w:spacing w:before="0"/>
        <w:rPr>
          <w:rtl/>
        </w:rPr>
        <w:pPrChange w:id="2132" w:author="Avi" w:date="2014-02-17T21:38:00Z">
          <w:pPr>
            <w:pStyle w:val="2"/>
            <w:numPr>
              <w:numId w:val="7"/>
            </w:numPr>
            <w:bidi/>
            <w:ind w:left="720" w:hanging="360"/>
          </w:pPr>
        </w:pPrChange>
      </w:pPr>
      <w:bookmarkStart w:id="2133" w:name="_Toc380437145"/>
      <w:ins w:id="2134" w:author="Avi" w:date="2014-02-17T21:37:00Z">
        <w:r>
          <w:rPr>
            <w:rFonts w:hint="cs"/>
            <w:rtl/>
          </w:rPr>
          <w:t>לינקים</w:t>
        </w:r>
      </w:ins>
      <w:ins w:id="2135" w:author="Avi" w:date="2014-02-17T21:38:00Z">
        <w:r>
          <w:rPr>
            <w:rFonts w:hint="cs"/>
            <w:rtl/>
          </w:rPr>
          <w:t xml:space="preserve"> מומלצים</w:t>
        </w:r>
      </w:ins>
      <w:ins w:id="2136" w:author="Avi" w:date="2014-02-17T21:37:00Z">
        <w:r>
          <w:rPr>
            <w:rFonts w:hint="cs"/>
            <w:rtl/>
          </w:rPr>
          <w:t xml:space="preserve">: </w:t>
        </w:r>
      </w:ins>
      <w:ins w:id="2137" w:author="Avi" w:date="2014-02-17T21:36:00Z">
        <w:r>
          <w:rPr>
            <w:rFonts w:hint="cs"/>
            <w:rtl/>
          </w:rPr>
          <w:t>ה</w:t>
        </w:r>
      </w:ins>
      <w:r w:rsidR="0001117E">
        <w:rPr>
          <w:rFonts w:hint="cs"/>
          <w:rtl/>
        </w:rPr>
        <w:t xml:space="preserve">צעדים ליצירת אפליקציה עם </w:t>
      </w:r>
      <w:r w:rsidR="00CD1E31">
        <w:rPr>
          <w:rFonts w:hint="cs"/>
          <w:rtl/>
        </w:rPr>
        <w:t xml:space="preserve">עיצוב צד לקוח, </w:t>
      </w:r>
      <w:r w:rsidR="0001117E">
        <w:rPr>
          <w:rFonts w:hint="cs"/>
          <w:rtl/>
        </w:rPr>
        <w:t>צד שרת ואחסון</w:t>
      </w:r>
      <w:bookmarkEnd w:id="2133"/>
    </w:p>
    <w:p w:rsidR="00EE24C8" w:rsidRPr="001E0130" w:rsidRDefault="00CD1E31">
      <w:pPr>
        <w:bidi/>
        <w:spacing w:after="0"/>
        <w:rPr>
          <w:rtl/>
        </w:rPr>
        <w:pPrChange w:id="2138" w:author="Avi" w:date="2014-02-16T21:07:00Z">
          <w:pPr>
            <w:bidi/>
          </w:pPr>
        </w:pPrChange>
      </w:pPr>
      <w:r>
        <w:rPr>
          <w:rtl/>
        </w:rPr>
        <w:br/>
      </w:r>
      <w:r w:rsidR="00AA44A6">
        <w:fldChar w:fldCharType="begin"/>
      </w:r>
      <w:r w:rsidR="00AA44A6">
        <w:instrText xml:space="preserve"> HYPERLINK "https://github.com/jamesward/play2torial/blob/master/JAVA.md" </w:instrText>
      </w:r>
      <w:r w:rsidR="00AA44A6">
        <w:fldChar w:fldCharType="separate"/>
      </w:r>
      <w:r w:rsidRPr="00926BE5">
        <w:rPr>
          <w:rStyle w:val="Hyperlink"/>
        </w:rPr>
        <w:t>https://github.com/jamesward/play2torial/blob/master/JAVA.md</w:t>
      </w:r>
      <w:r w:rsidR="00AA44A6">
        <w:rPr>
          <w:rStyle w:val="Hyperlink"/>
        </w:rPr>
        <w:fldChar w:fldCharType="end"/>
      </w:r>
      <w:r w:rsidRPr="003449BF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  <w:r>
        <w:br/>
      </w:r>
      <w:r w:rsidR="00AA44A6">
        <w:fldChar w:fldCharType="begin"/>
      </w:r>
      <w:r w:rsidR="00AA44A6">
        <w:instrText xml:space="preserve"> HYPERLINK "http://www.playframework.com/documentation/2.2.x/JavaTodoList" </w:instrText>
      </w:r>
      <w:r w:rsidR="00AA44A6">
        <w:fldChar w:fldCharType="separate"/>
      </w:r>
      <w:r w:rsidR="001B184D" w:rsidRPr="006A673B">
        <w:rPr>
          <w:rStyle w:val="Hyperlink"/>
        </w:rPr>
        <w:t>http://www.playframework.com/documentation/2.2.x/JavaTodoList</w:t>
      </w:r>
      <w:r w:rsidR="00AA44A6">
        <w:rPr>
          <w:rStyle w:val="Hyperlink"/>
        </w:rPr>
        <w:fldChar w:fldCharType="end"/>
      </w:r>
      <w:r>
        <w:rPr>
          <w:rtl/>
        </w:rPr>
        <w:br/>
      </w:r>
    </w:p>
    <w:sectPr w:rsidR="00EE24C8" w:rsidRPr="001E0130" w:rsidSect="00A83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91AEA"/>
    <w:multiLevelType w:val="hybridMultilevel"/>
    <w:tmpl w:val="63ECB85C"/>
    <w:lvl w:ilvl="0" w:tplc="85F6B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052AE5"/>
    <w:multiLevelType w:val="hybridMultilevel"/>
    <w:tmpl w:val="A00E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C0954"/>
    <w:multiLevelType w:val="hybridMultilevel"/>
    <w:tmpl w:val="0E88C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53B11"/>
    <w:multiLevelType w:val="hybridMultilevel"/>
    <w:tmpl w:val="1AD6D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0F4CC9"/>
    <w:multiLevelType w:val="hybridMultilevel"/>
    <w:tmpl w:val="22D6B9D0"/>
    <w:lvl w:ilvl="0" w:tplc="4C5CCB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7B7B76"/>
    <w:multiLevelType w:val="hybridMultilevel"/>
    <w:tmpl w:val="4EAEF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4B6A80"/>
    <w:multiLevelType w:val="hybridMultilevel"/>
    <w:tmpl w:val="16ECBAD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>
    <w:nsid w:val="2B7971DC"/>
    <w:multiLevelType w:val="hybridMultilevel"/>
    <w:tmpl w:val="3AE82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72E12"/>
    <w:multiLevelType w:val="hybridMultilevel"/>
    <w:tmpl w:val="087A9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A75FFB"/>
    <w:multiLevelType w:val="hybridMultilevel"/>
    <w:tmpl w:val="CB08B15A"/>
    <w:lvl w:ilvl="0" w:tplc="491C4D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802F22"/>
    <w:multiLevelType w:val="hybridMultilevel"/>
    <w:tmpl w:val="3AE82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7D6FB0"/>
    <w:multiLevelType w:val="hybridMultilevel"/>
    <w:tmpl w:val="3A066CB6"/>
    <w:lvl w:ilvl="0" w:tplc="4C5CCB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302D9E"/>
    <w:multiLevelType w:val="hybridMultilevel"/>
    <w:tmpl w:val="8D30ECCA"/>
    <w:lvl w:ilvl="0" w:tplc="4C5CCB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8"/>
  </w:num>
  <w:num w:numId="5">
    <w:abstractNumId w:val="10"/>
  </w:num>
  <w:num w:numId="6">
    <w:abstractNumId w:val="12"/>
  </w:num>
  <w:num w:numId="7">
    <w:abstractNumId w:val="9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2"/>
  </w:num>
  <w:num w:numId="1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bi">
    <w15:presenceInfo w15:providerId="Windows Live" w15:userId="d7511b93ec47a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revisionView w:markup="0"/>
  <w:trackRevisions/>
  <w:defaultTabStop w:val="720"/>
  <w:characterSpacingControl w:val="doNotCompress"/>
  <w:savePreviewPicture/>
  <w:compat>
    <w:compatSetting w:name="compatibilityMode" w:uri="http://schemas.microsoft.com/office/word" w:val="12"/>
  </w:compat>
  <w:rsids>
    <w:rsidRoot w:val="002D6280"/>
    <w:rsid w:val="0001117E"/>
    <w:rsid w:val="0002654A"/>
    <w:rsid w:val="00026FD0"/>
    <w:rsid w:val="000643FC"/>
    <w:rsid w:val="000B7B00"/>
    <w:rsid w:val="000D567F"/>
    <w:rsid w:val="00131724"/>
    <w:rsid w:val="00145A81"/>
    <w:rsid w:val="0019237F"/>
    <w:rsid w:val="001B184D"/>
    <w:rsid w:val="001E0130"/>
    <w:rsid w:val="001E0C1B"/>
    <w:rsid w:val="00260D44"/>
    <w:rsid w:val="002D6280"/>
    <w:rsid w:val="00330543"/>
    <w:rsid w:val="00333DE4"/>
    <w:rsid w:val="00336534"/>
    <w:rsid w:val="003449BF"/>
    <w:rsid w:val="003A03C6"/>
    <w:rsid w:val="003E2633"/>
    <w:rsid w:val="00457D62"/>
    <w:rsid w:val="004858BC"/>
    <w:rsid w:val="00487A6A"/>
    <w:rsid w:val="004A73C3"/>
    <w:rsid w:val="004B4EFB"/>
    <w:rsid w:val="004C564B"/>
    <w:rsid w:val="004C7A6B"/>
    <w:rsid w:val="004D44DD"/>
    <w:rsid w:val="00527B9C"/>
    <w:rsid w:val="00570145"/>
    <w:rsid w:val="00571126"/>
    <w:rsid w:val="005806F9"/>
    <w:rsid w:val="005821B3"/>
    <w:rsid w:val="00586916"/>
    <w:rsid w:val="0059523B"/>
    <w:rsid w:val="005C6C69"/>
    <w:rsid w:val="005E01D5"/>
    <w:rsid w:val="005F4FE7"/>
    <w:rsid w:val="005F6068"/>
    <w:rsid w:val="006430A8"/>
    <w:rsid w:val="00667C58"/>
    <w:rsid w:val="00681E9F"/>
    <w:rsid w:val="006A791B"/>
    <w:rsid w:val="00705636"/>
    <w:rsid w:val="00712EE2"/>
    <w:rsid w:val="007164D8"/>
    <w:rsid w:val="00730145"/>
    <w:rsid w:val="0073184E"/>
    <w:rsid w:val="007452B7"/>
    <w:rsid w:val="0077091C"/>
    <w:rsid w:val="007742D7"/>
    <w:rsid w:val="00784494"/>
    <w:rsid w:val="007D3C0B"/>
    <w:rsid w:val="00824887"/>
    <w:rsid w:val="00864894"/>
    <w:rsid w:val="0086663B"/>
    <w:rsid w:val="00881594"/>
    <w:rsid w:val="008A67CC"/>
    <w:rsid w:val="008C63B9"/>
    <w:rsid w:val="00913282"/>
    <w:rsid w:val="00915854"/>
    <w:rsid w:val="00A1759A"/>
    <w:rsid w:val="00A21666"/>
    <w:rsid w:val="00A706B9"/>
    <w:rsid w:val="00A80130"/>
    <w:rsid w:val="00A830D6"/>
    <w:rsid w:val="00AA44A6"/>
    <w:rsid w:val="00B31ABA"/>
    <w:rsid w:val="00B43F21"/>
    <w:rsid w:val="00B907EA"/>
    <w:rsid w:val="00B91141"/>
    <w:rsid w:val="00B9131F"/>
    <w:rsid w:val="00B95C32"/>
    <w:rsid w:val="00BC0939"/>
    <w:rsid w:val="00C91BFF"/>
    <w:rsid w:val="00CA05CD"/>
    <w:rsid w:val="00CA1B45"/>
    <w:rsid w:val="00CD1E31"/>
    <w:rsid w:val="00CD47FB"/>
    <w:rsid w:val="00CE6548"/>
    <w:rsid w:val="00CF76C2"/>
    <w:rsid w:val="00D1330D"/>
    <w:rsid w:val="00D2748D"/>
    <w:rsid w:val="00D51D4C"/>
    <w:rsid w:val="00D64353"/>
    <w:rsid w:val="00D875B3"/>
    <w:rsid w:val="00DB3640"/>
    <w:rsid w:val="00DB3DC1"/>
    <w:rsid w:val="00DB4797"/>
    <w:rsid w:val="00DE2D55"/>
    <w:rsid w:val="00DE6CE5"/>
    <w:rsid w:val="00E26A18"/>
    <w:rsid w:val="00E40BB1"/>
    <w:rsid w:val="00E6785A"/>
    <w:rsid w:val="00E8481B"/>
    <w:rsid w:val="00E97255"/>
    <w:rsid w:val="00ED2E35"/>
    <w:rsid w:val="00EE24C8"/>
    <w:rsid w:val="00F052F0"/>
    <w:rsid w:val="00F10BD9"/>
    <w:rsid w:val="00F244B3"/>
    <w:rsid w:val="00F4464B"/>
    <w:rsid w:val="00F6015F"/>
    <w:rsid w:val="00F86211"/>
    <w:rsid w:val="00FD3264"/>
    <w:rsid w:val="00FD3B47"/>
    <w:rsid w:val="00FF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מחבר חץ ישר 5"/>
        <o:r id="V:Rule2" type="connector" idref="#מחבר חץ ישר 3"/>
        <o:r id="V:Rule3" type="connector" idref="#_x0000_s1030"/>
        <o:r id="V:Rule4" type="connector" idref="#_x0000_s1032"/>
      </o:rules>
    </o:shapelayout>
  </w:shapeDefaults>
  <w:decimalSymbol w:val="."/>
  <w:listSeparator w:val=","/>
  <w15:docId w15:val="{939B51DC-491A-415F-AB8E-9FB62DC8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0D6"/>
  </w:style>
  <w:style w:type="paragraph" w:styleId="1">
    <w:name w:val="heading 1"/>
    <w:basedOn w:val="a"/>
    <w:next w:val="a"/>
    <w:link w:val="10"/>
    <w:uiPriority w:val="9"/>
    <w:qFormat/>
    <w:rsid w:val="002D6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3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62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D62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B3640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DB36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0"/>
    <w:uiPriority w:val="99"/>
    <w:unhideWhenUsed/>
    <w:rsid w:val="001E0130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4858B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74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D2748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0"/>
    <w:rsid w:val="00D2748D"/>
  </w:style>
  <w:style w:type="character" w:customStyle="1" w:styleId="pun">
    <w:name w:val="pun"/>
    <w:basedOn w:val="a0"/>
    <w:rsid w:val="00D2748D"/>
  </w:style>
  <w:style w:type="character" w:customStyle="1" w:styleId="str">
    <w:name w:val="str"/>
    <w:basedOn w:val="a0"/>
    <w:rsid w:val="00D2748D"/>
  </w:style>
  <w:style w:type="character" w:customStyle="1" w:styleId="typ">
    <w:name w:val="typ"/>
    <w:basedOn w:val="a0"/>
    <w:rsid w:val="00D2748D"/>
  </w:style>
  <w:style w:type="character" w:customStyle="1" w:styleId="lit">
    <w:name w:val="lit"/>
    <w:basedOn w:val="a0"/>
    <w:rsid w:val="00D2748D"/>
  </w:style>
  <w:style w:type="character" w:customStyle="1" w:styleId="kwd">
    <w:name w:val="kwd"/>
    <w:basedOn w:val="a0"/>
    <w:rsid w:val="00D2748D"/>
  </w:style>
  <w:style w:type="paragraph" w:styleId="a4">
    <w:name w:val="Balloon Text"/>
    <w:basedOn w:val="a"/>
    <w:link w:val="a5"/>
    <w:uiPriority w:val="99"/>
    <w:semiHidden/>
    <w:unhideWhenUsed/>
    <w:rsid w:val="00ED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D2E35"/>
    <w:rPr>
      <w:rFonts w:ascii="Tahoma" w:hAnsi="Tahoma" w:cs="Tahoma"/>
      <w:sz w:val="16"/>
      <w:szCs w:val="16"/>
    </w:rPr>
  </w:style>
  <w:style w:type="character" w:styleId="HTMLCode">
    <w:name w:val="HTML Code"/>
    <w:basedOn w:val="a0"/>
    <w:uiPriority w:val="99"/>
    <w:semiHidden/>
    <w:unhideWhenUsed/>
    <w:rsid w:val="00F4464B"/>
    <w:rPr>
      <w:rFonts w:ascii="Courier New" w:eastAsia="Times New Roman" w:hAnsi="Courier New" w:cs="Courier New"/>
      <w:sz w:val="20"/>
      <w:szCs w:val="20"/>
    </w:rPr>
  </w:style>
  <w:style w:type="character" w:customStyle="1" w:styleId="js-live-clone-url">
    <w:name w:val="js-live-clone-url"/>
    <w:basedOn w:val="a0"/>
    <w:rsid w:val="00F4464B"/>
  </w:style>
  <w:style w:type="character" w:customStyle="1" w:styleId="js-selectable-text">
    <w:name w:val="js-selectable-text"/>
    <w:basedOn w:val="a0"/>
    <w:rsid w:val="00F4464B"/>
  </w:style>
  <w:style w:type="paragraph" w:styleId="a6">
    <w:name w:val="TOC Heading"/>
    <w:basedOn w:val="1"/>
    <w:next w:val="a"/>
    <w:uiPriority w:val="39"/>
    <w:unhideWhenUsed/>
    <w:qFormat/>
    <w:rsid w:val="00BC0939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5F6068"/>
    <w:pPr>
      <w:tabs>
        <w:tab w:val="right" w:leader="dot" w:pos="9350"/>
      </w:tabs>
      <w:spacing w:after="100"/>
      <w:jc w:val="both"/>
      <w:pPrChange w:id="0" w:author="Avi" w:date="2014-02-17T21:40:00Z">
        <w:pPr>
          <w:tabs>
            <w:tab w:val="right" w:leader="dot" w:pos="9350"/>
          </w:tabs>
          <w:bidi/>
          <w:spacing w:after="100" w:line="259" w:lineRule="auto"/>
          <w:jc w:val="both"/>
        </w:pPr>
      </w:pPrChange>
    </w:pPr>
    <w:rPr>
      <w:rPrChange w:id="0" w:author="Avi" w:date="2014-02-17T21:40:00Z">
        <w:rPr>
          <w:rFonts w:asciiTheme="minorHAnsi" w:eastAsiaTheme="minorHAnsi" w:hAnsiTheme="minorHAnsi" w:cstheme="minorBidi"/>
          <w:sz w:val="22"/>
          <w:szCs w:val="22"/>
          <w:lang w:val="en-US" w:eastAsia="en-US" w:bidi="he-IL"/>
        </w:rPr>
      </w:rPrChange>
    </w:rPr>
  </w:style>
  <w:style w:type="paragraph" w:styleId="TOC2">
    <w:name w:val="toc 2"/>
    <w:basedOn w:val="a"/>
    <w:next w:val="a"/>
    <w:autoRedefine/>
    <w:uiPriority w:val="39"/>
    <w:unhideWhenUsed/>
    <w:rsid w:val="00BC0939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BC0939"/>
    <w:pPr>
      <w:spacing w:after="100"/>
      <w:ind w:left="440"/>
    </w:pPr>
  </w:style>
  <w:style w:type="character" w:styleId="a7">
    <w:name w:val="Emphasis"/>
    <w:basedOn w:val="a0"/>
    <w:uiPriority w:val="20"/>
    <w:qFormat/>
    <w:rsid w:val="005E01D5"/>
    <w:rPr>
      <w:i/>
      <w:iCs/>
    </w:rPr>
  </w:style>
  <w:style w:type="character" w:customStyle="1" w:styleId="apple-converted-space">
    <w:name w:val="apple-converted-space"/>
    <w:basedOn w:val="a0"/>
    <w:rsid w:val="005E0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F9B35-9032-4ACB-9894-37EB491CC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2205</TotalTime>
  <Pages>1</Pages>
  <Words>2019</Words>
  <Characters>11512</Characters>
  <Application>Microsoft Office Word</Application>
  <DocSecurity>0</DocSecurity>
  <Lines>95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JCE</Company>
  <LinksUpToDate>false</LinksUpToDate>
  <CharactersWithSpaces>13504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</dc:creator>
  <cp:keywords/>
  <dc:description/>
  <cp:lastModifiedBy>robi</cp:lastModifiedBy>
  <cp:revision>52</cp:revision>
  <dcterms:created xsi:type="dcterms:W3CDTF">2014-01-26T07:53:00Z</dcterms:created>
  <dcterms:modified xsi:type="dcterms:W3CDTF">2014-02-17T22:14:00Z</dcterms:modified>
</cp:coreProperties>
</file>